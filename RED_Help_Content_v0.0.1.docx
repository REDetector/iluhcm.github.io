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6158EE" w14:textId="77777777" w:rsidR="0088137C" w:rsidRPr="0038666F" w:rsidRDefault="0088137C" w:rsidP="0088137C">
      <w:pPr>
        <w:pStyle w:val="aa"/>
        <w:spacing w:before="0" w:after="120"/>
        <w:ind w:firstLine="0"/>
        <w:rPr>
          <w:rFonts w:asciiTheme="majorHAnsi" w:hAnsiTheme="majorHAnsi"/>
          <w:sz w:val="24"/>
          <w:szCs w:val="24"/>
        </w:rPr>
      </w:pPr>
      <w:r w:rsidRPr="0038666F">
        <w:rPr>
          <w:rFonts w:asciiTheme="majorHAnsi" w:hAnsiTheme="majorHAnsi"/>
          <w:sz w:val="24"/>
          <w:szCs w:val="24"/>
        </w:rPr>
        <w:t>RED Help Content</w:t>
      </w:r>
    </w:p>
    <w:p w14:paraId="3F9D9EEB" w14:textId="77777777" w:rsidR="0088137C" w:rsidRPr="0038666F" w:rsidRDefault="0088137C" w:rsidP="0088137C">
      <w:pPr>
        <w:pStyle w:val="1"/>
        <w:spacing w:before="0"/>
      </w:pPr>
      <w:r w:rsidRPr="0038666F">
        <w:t>Introduction</w:t>
      </w:r>
      <w:r w:rsidRPr="0038666F">
        <w:tab/>
      </w:r>
    </w:p>
    <w:p w14:paraId="1CE66BE6" w14:textId="77777777" w:rsidR="0088137C" w:rsidRPr="0038666F" w:rsidRDefault="0088137C">
      <w:pPr>
        <w:pStyle w:val="2"/>
        <w:spacing w:before="0" w:after="120"/>
        <w:ind w:left="0"/>
        <w:rPr>
          <w:sz w:val="22"/>
          <w:szCs w:val="22"/>
        </w:rPr>
        <w:pPrChange w:id="0" w:author="Xing Li" w:date="2014-10-06T21:20:00Z">
          <w:pPr>
            <w:pStyle w:val="2"/>
            <w:tabs>
              <w:tab w:val="left" w:pos="180"/>
            </w:tabs>
            <w:spacing w:before="0" w:after="120"/>
            <w:ind w:left="446" w:hanging="446"/>
          </w:pPr>
        </w:pPrChange>
      </w:pPr>
      <w:r w:rsidRPr="0038666F">
        <w:rPr>
          <w:sz w:val="22"/>
          <w:szCs w:val="22"/>
        </w:rPr>
        <w:t>What is RED</w:t>
      </w:r>
    </w:p>
    <w:p w14:paraId="4EC617D1" w14:textId="77777777" w:rsidR="0088137C" w:rsidRPr="003144A1" w:rsidRDefault="0088137C" w:rsidP="0088137C">
      <w:r w:rsidRPr="003144A1">
        <w:t>RNA editing is one of the post- or co-transcriptional processes with modification of RNA nucleotides from their genome-encoded sequence. In human, RNA editing event occurs mostly by deamination of adenosine to inosine (A-to-I) conversion through ADAR enzymes.</w:t>
      </w:r>
    </w:p>
    <w:p w14:paraId="208C8EC9" w14:textId="623410A9" w:rsidR="0088137C" w:rsidRDefault="0088137C" w:rsidP="0088137C">
      <w:r w:rsidRPr="003144A1">
        <w:t>RED (</w:t>
      </w:r>
      <w:r w:rsidRPr="003144A1">
        <w:rPr>
          <w:u w:val="single"/>
        </w:rPr>
        <w:t>R</w:t>
      </w:r>
      <w:r w:rsidRPr="003144A1">
        <w:t xml:space="preserve">NA </w:t>
      </w:r>
      <w:r w:rsidRPr="003144A1">
        <w:rPr>
          <w:u w:val="single"/>
        </w:rPr>
        <w:t>E</w:t>
      </w:r>
      <w:r w:rsidRPr="003144A1">
        <w:t xml:space="preserve">diting </w:t>
      </w:r>
      <w:r w:rsidRPr="003144A1">
        <w:rPr>
          <w:u w:val="single"/>
        </w:rPr>
        <w:t>D</w:t>
      </w:r>
      <w:r w:rsidRPr="003144A1">
        <w:t xml:space="preserve">etector) is a </w:t>
      </w:r>
      <w:r>
        <w:t>program</w:t>
      </w:r>
      <w:r w:rsidRPr="003144A1">
        <w:t xml:space="preserve"> to detect </w:t>
      </w:r>
      <w:r>
        <w:t xml:space="preserve">and visualize </w:t>
      </w:r>
      <w:r w:rsidRPr="003144A1">
        <w:t xml:space="preserve">RNA editing events at </w:t>
      </w:r>
      <w:r>
        <w:t xml:space="preserve">the </w:t>
      </w:r>
      <w:r w:rsidRPr="003144A1">
        <w:t>genomic scale using next-generation sequencing</w:t>
      </w:r>
      <w:r>
        <w:t xml:space="preserve"> (NGS)</w:t>
      </w:r>
      <w:r w:rsidRPr="003144A1">
        <w:t xml:space="preserve"> data.</w:t>
      </w:r>
      <w:r w:rsidRPr="00615609">
        <w:t xml:space="preserve"> </w:t>
      </w:r>
      <w:r w:rsidRPr="003144A1">
        <w:t xml:space="preserve">The software intergrates </w:t>
      </w:r>
      <w:r>
        <w:t xml:space="preserve">multiple </w:t>
      </w:r>
      <w:r w:rsidRPr="003144A1">
        <w:t>steps to filter spurisous variant sites</w:t>
      </w:r>
      <w:r>
        <w:t xml:space="preserve">, and then </w:t>
      </w:r>
      <w:r w:rsidR="00CC412B">
        <w:t xml:space="preserve">performs </w:t>
      </w:r>
      <w:r>
        <w:t>formal</w:t>
      </w:r>
      <w:r w:rsidRPr="003144A1">
        <w:t xml:space="preserve"> statistical test</w:t>
      </w:r>
      <w:r w:rsidR="00CC412B">
        <w:t>s t</w:t>
      </w:r>
      <w:r w:rsidRPr="003144A1">
        <w:t xml:space="preserve">o identify reliable RNA editing sites. </w:t>
      </w:r>
      <w:r>
        <w:t>A potential RNA editing site can be visualized in the context of reference genome (/gene).</w:t>
      </w:r>
    </w:p>
    <w:p w14:paraId="4B4E7109" w14:textId="5DC6172C" w:rsidR="0088137C" w:rsidRDefault="0088137C" w:rsidP="0088137C">
      <w:pPr>
        <w:keepNext/>
        <w:ind w:firstLine="0"/>
        <w:jc w:val="center"/>
      </w:pPr>
      <w:del w:id="1" w:author="Xing Li" w:date="2014-10-06T21:23:00Z">
        <w:r w:rsidDel="00960ECD">
          <w:rPr>
            <w:noProof/>
          </w:rPr>
          <w:drawing>
            <wp:inline distT="0" distB="0" distL="0" distR="0" wp14:anchorId="58A452E3" wp14:editId="6FB48926">
              <wp:extent cx="5943600" cy="35909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0925"/>
                      </a:xfrm>
                      <a:prstGeom prst="rect">
                        <a:avLst/>
                      </a:prstGeom>
                    </pic:spPr>
                  </pic:pic>
                </a:graphicData>
              </a:graphic>
            </wp:inline>
          </w:drawing>
        </w:r>
      </w:del>
      <w:ins w:id="2" w:author="Xing Li" w:date="2014-10-06T21:26:00Z">
        <w:r w:rsidR="00960ECD">
          <w:rPr>
            <w:noProof/>
          </w:rPr>
          <w:drawing>
            <wp:inline distT="0" distB="0" distL="0" distR="0" wp14:anchorId="08417E3F" wp14:editId="7DCE6149">
              <wp:extent cx="5923915" cy="3329176"/>
              <wp:effectExtent l="0" t="0" r="63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27"/>
                      <a:stretch/>
                    </pic:blipFill>
                    <pic:spPr bwMode="auto">
                      <a:xfrm>
                        <a:off x="0" y="0"/>
                        <a:ext cx="5924145" cy="3329305"/>
                      </a:xfrm>
                      <a:prstGeom prst="rect">
                        <a:avLst/>
                      </a:prstGeom>
                      <a:ln>
                        <a:noFill/>
                      </a:ln>
                      <a:extLst>
                        <a:ext uri="{53640926-AAD7-44D8-BBD7-CCE9431645EC}">
                          <a14:shadowObscured xmlns:a14="http://schemas.microsoft.com/office/drawing/2010/main"/>
                        </a:ext>
                      </a:extLst>
                    </pic:spPr>
                  </pic:pic>
                </a:graphicData>
              </a:graphic>
            </wp:inline>
          </w:drawing>
        </w:r>
      </w:ins>
    </w:p>
    <w:p w14:paraId="1B535311" w14:textId="5BE99BD4" w:rsidR="0088137C" w:rsidRPr="00F526E4" w:rsidRDefault="0088137C" w:rsidP="0088137C">
      <w:pPr>
        <w:pStyle w:val="afd"/>
        <w:jc w:val="center"/>
        <w:rPr>
          <w:i/>
        </w:rPr>
      </w:pPr>
      <w:r w:rsidRPr="00F526E4">
        <w:rPr>
          <w:i/>
        </w:rPr>
        <w:t xml:space="preserve">Fig. </w:t>
      </w:r>
      <w:ins w:id="3"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1</w:t>
      </w:r>
      <w:ins w:id="4"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5" w:author="Xing Li" w:date="2014-10-06T22:06:00Z">
        <w:r w:rsidR="00937986">
          <w:rPr>
            <w:i/>
            <w:noProof/>
          </w:rPr>
          <w:t>1</w:t>
        </w:r>
      </w:ins>
      <w:ins w:id="6" w:author="Xing Li" w:date="2014-10-06T21:35:00Z">
        <w:r w:rsidR="009268AC">
          <w:rPr>
            <w:i/>
          </w:rPr>
          <w:fldChar w:fldCharType="end"/>
        </w:r>
      </w:ins>
      <w:del w:id="7"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1</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w:delText>
        </w:r>
        <w:r w:rsidDel="00160367">
          <w:rPr>
            <w:i/>
          </w:rPr>
          <w:fldChar w:fldCharType="end"/>
        </w:r>
      </w:del>
      <w:r w:rsidRPr="00F526E4">
        <w:rPr>
          <w:i/>
        </w:rPr>
        <w:t xml:space="preserve"> </w:t>
      </w:r>
      <w:r w:rsidRPr="002E4F27">
        <w:rPr>
          <w:rStyle w:val="af7"/>
        </w:rPr>
        <w:t>A screen shot</w:t>
      </w:r>
      <w:r w:rsidRPr="00CE1487">
        <w:rPr>
          <w:rStyle w:val="af7"/>
        </w:rPr>
        <w:t xml:space="preserve"> of RED</w:t>
      </w:r>
    </w:p>
    <w:p w14:paraId="66A6831F" w14:textId="421B0826" w:rsidR="0088137C" w:rsidRPr="003144A1" w:rsidRDefault="0088137C" w:rsidP="0088137C">
      <w:r w:rsidRPr="003144A1">
        <w:t xml:space="preserve">RED is a Java-based </w:t>
      </w:r>
      <w:r>
        <w:t>program with G</w:t>
      </w:r>
      <w:r w:rsidRPr="003144A1">
        <w:t xml:space="preserve">raphic </w:t>
      </w:r>
      <w:r>
        <w:t>U</w:t>
      </w:r>
      <w:r w:rsidRPr="003144A1">
        <w:t xml:space="preserve">ser </w:t>
      </w:r>
      <w:r>
        <w:t>I</w:t>
      </w:r>
      <w:r w:rsidRPr="003144A1">
        <w:t>nterface (</w:t>
      </w:r>
      <w:r w:rsidRPr="00C029F1">
        <w:t>GUI</w:t>
      </w:r>
      <w:r w:rsidRPr="003144A1">
        <w:t>), which work</w:t>
      </w:r>
      <w:r>
        <w:t>s</w:t>
      </w:r>
      <w:r w:rsidRPr="003144A1">
        <w:t xml:space="preserve"> on </w:t>
      </w:r>
      <w:r>
        <w:t xml:space="preserve">mainstream operating systems (e.g., Windows, </w:t>
      </w:r>
      <w:r w:rsidRPr="003144A1">
        <w:t xml:space="preserve">Linux </w:t>
      </w:r>
      <w:r>
        <w:t xml:space="preserve">and </w:t>
      </w:r>
      <w:r w:rsidRPr="003144A1">
        <w:t xml:space="preserve">Mac </w:t>
      </w:r>
      <w:r>
        <w:t>OS X)</w:t>
      </w:r>
      <w:r w:rsidRPr="003144A1">
        <w:t xml:space="preserve">. </w:t>
      </w:r>
      <w:r>
        <w:t>To make it more efficient</w:t>
      </w:r>
      <w:r>
        <w:rPr>
          <w:rFonts w:hint="eastAsia"/>
        </w:rPr>
        <w:t xml:space="preserve">, </w:t>
      </w:r>
      <w:r>
        <w:t xml:space="preserve">everlasting and faster-saving, we use MySQL database </w:t>
      </w:r>
      <w:del w:id="8" w:author="Xing Li" w:date="2014-10-08T09:44:00Z">
        <w:r w:rsidDel="001A621A">
          <w:delText xml:space="preserve">managing </w:delText>
        </w:r>
      </w:del>
      <w:ins w:id="9" w:author="Xing Li" w:date="2014-10-08T09:44:00Z">
        <w:r w:rsidR="001A621A">
          <w:t xml:space="preserve">management </w:t>
        </w:r>
      </w:ins>
      <w:r>
        <w:t xml:space="preserve">system (DBMS) in manuplicating </w:t>
      </w:r>
      <w:r w:rsidR="00CC412B">
        <w:t xml:space="preserve">huge NGS data. </w:t>
      </w:r>
      <w:del w:id="10" w:author="Xing Li" w:date="2014-10-08T09:44:00Z">
        <w:r w:rsidR="00CC412B" w:rsidDel="001A621A">
          <w:delText>In addition</w:delText>
        </w:r>
        <w:r w:rsidDel="001A621A">
          <w:delText xml:space="preserve">. </w:delText>
        </w:r>
      </w:del>
      <w:r>
        <w:t>In addition, we use</w:t>
      </w:r>
      <w:del w:id="11" w:author="Xing Li" w:date="2014-10-08T09:44:00Z">
        <w:r w:rsidDel="001A621A">
          <w:delText>d</w:delText>
        </w:r>
      </w:del>
      <w:r>
        <w:t xml:space="preserve"> functions in </w:t>
      </w:r>
      <w:r w:rsidRPr="00A2367A">
        <w:rPr>
          <w:i/>
        </w:rPr>
        <w:t>R</w:t>
      </w:r>
      <w:del w:id="12" w:author="Xing Li" w:date="2014-10-08T09:44:00Z">
        <w:r w:rsidDel="001A621A">
          <w:delText xml:space="preserve"> (www.R-project.org)</w:delText>
        </w:r>
      </w:del>
      <w:r>
        <w:t xml:space="preserve"> </w:t>
      </w:r>
      <w:del w:id="13" w:author="Xing Li" w:date="2014-10-08T09:44:00Z">
        <w:r w:rsidDel="001A621A">
          <w:delText xml:space="preserve">in </w:delText>
        </w:r>
      </w:del>
      <w:ins w:id="14" w:author="Xing Li" w:date="2014-10-08T09:44:00Z">
        <w:r w:rsidR="001A621A">
          <w:t xml:space="preserve">to </w:t>
        </w:r>
      </w:ins>
      <w:r>
        <w:t>perform</w:t>
      </w:r>
      <w:del w:id="15" w:author="Xing Li" w:date="2014-10-08T09:44:00Z">
        <w:r w:rsidDel="001A621A">
          <w:delText>ing</w:delText>
        </w:r>
      </w:del>
      <w:r>
        <w:t xml:space="preserve"> statistical analysis. </w:t>
      </w:r>
      <w:r w:rsidRPr="0056290C">
        <w:t>However</w:t>
      </w:r>
      <w:r w:rsidRPr="0056290C">
        <w:rPr>
          <w:rFonts w:hint="eastAsia"/>
        </w:rPr>
        <w:t xml:space="preserve">, </w:t>
      </w:r>
      <w:r w:rsidRPr="0056290C">
        <w:t xml:space="preserve">you’ll never manipulate </w:t>
      </w:r>
      <w:r w:rsidRPr="001A621A">
        <w:rPr>
          <w:i/>
          <w:rPrChange w:id="16" w:author="Xing Li" w:date="2014-10-08T09:44:00Z">
            <w:rPr/>
          </w:rPrChange>
        </w:rPr>
        <w:t>R</w:t>
      </w:r>
      <w:r w:rsidRPr="0056290C">
        <w:t xml:space="preserve"> and MySQL </w:t>
      </w:r>
      <w:r>
        <w:t>when you use</w:t>
      </w:r>
      <w:del w:id="17" w:author="Xing Li" w:date="2014-10-08T09:44:00Z">
        <w:r w:rsidDel="001A621A">
          <w:delText>d</w:delText>
        </w:r>
      </w:del>
      <w:r w:rsidRPr="0056290C">
        <w:t xml:space="preserve"> RED program. All of the operation relative to R and MySQL is completed by RED automatically. </w:t>
      </w:r>
      <w:r w:rsidRPr="003144A1">
        <w:t>RED enable</w:t>
      </w:r>
      <w:r>
        <w:t>s</w:t>
      </w:r>
      <w:r w:rsidRPr="003144A1">
        <w:t xml:space="preserve"> the analysis of RNA editing events at two levels</w:t>
      </w:r>
      <w:r>
        <w:t xml:space="preserve"> (illustrated below) using </w:t>
      </w:r>
      <w:r w:rsidRPr="003144A1">
        <w:t>VCF file</w:t>
      </w:r>
      <w:r>
        <w:t>s</w:t>
      </w:r>
      <w:r w:rsidRPr="003144A1">
        <w:t xml:space="preserve"> from different sources</w:t>
      </w:r>
      <w:r>
        <w:t xml:space="preserve"> and the presentation of full mapped sequence data using BAM file</w:t>
      </w:r>
      <w:r w:rsidRPr="003144A1">
        <w:t>:</w:t>
      </w:r>
    </w:p>
    <w:p w14:paraId="1D013533" w14:textId="1322EDB8" w:rsidR="0088137C" w:rsidRPr="003144A1" w:rsidRDefault="0088137C" w:rsidP="0088137C">
      <w:pPr>
        <w:pStyle w:val="ab"/>
        <w:numPr>
          <w:ilvl w:val="0"/>
          <w:numId w:val="2"/>
        </w:numPr>
        <w:ind w:left="810" w:hanging="270"/>
        <w:rPr>
          <w:rFonts w:asciiTheme="majorHAnsi" w:hAnsiTheme="majorHAnsi"/>
          <w:szCs w:val="22"/>
        </w:rPr>
      </w:pPr>
      <w:r w:rsidRPr="003144A1">
        <w:rPr>
          <w:rFonts w:asciiTheme="majorHAnsi" w:hAnsiTheme="majorHAnsi"/>
          <w:szCs w:val="22"/>
        </w:rPr>
        <w:t xml:space="preserve">Detection of RNA editing </w:t>
      </w:r>
      <w:del w:id="18" w:author="Xing Li" w:date="2014-10-08T09:45:00Z">
        <w:r w:rsidRPr="003144A1" w:rsidDel="001A621A">
          <w:rPr>
            <w:rFonts w:asciiTheme="majorHAnsi" w:hAnsiTheme="majorHAnsi"/>
            <w:szCs w:val="22"/>
          </w:rPr>
          <w:delText>site</w:delText>
        </w:r>
        <w:r w:rsidDel="001A621A">
          <w:rPr>
            <w:rFonts w:asciiTheme="majorHAnsi" w:hAnsiTheme="majorHAnsi"/>
            <w:szCs w:val="22"/>
          </w:rPr>
          <w:delText>s</w:delText>
        </w:r>
        <w:r w:rsidRPr="003144A1" w:rsidDel="001A621A">
          <w:rPr>
            <w:rFonts w:asciiTheme="majorHAnsi" w:hAnsiTheme="majorHAnsi"/>
            <w:szCs w:val="22"/>
          </w:rPr>
          <w:delText xml:space="preserve"> </w:delText>
        </w:r>
      </w:del>
      <w:ins w:id="19" w:author="Xing Li" w:date="2014-10-08T10:03:00Z">
        <w:r w:rsidR="00752101">
          <w:rPr>
            <w:rFonts w:asciiTheme="majorHAnsi" w:hAnsiTheme="majorHAnsi"/>
            <w:szCs w:val="22"/>
          </w:rPr>
          <w:t>sites</w:t>
        </w:r>
      </w:ins>
      <w:ins w:id="20" w:author="Xing Li" w:date="2014-10-08T09:45:00Z">
        <w:r w:rsidR="001A621A" w:rsidRPr="003144A1">
          <w:rPr>
            <w:rFonts w:asciiTheme="majorHAnsi" w:hAnsiTheme="majorHAnsi"/>
            <w:szCs w:val="22"/>
          </w:rPr>
          <w:t xml:space="preserve"> </w:t>
        </w:r>
      </w:ins>
      <w:r w:rsidRPr="003144A1">
        <w:rPr>
          <w:rFonts w:asciiTheme="majorHAnsi" w:hAnsiTheme="majorHAnsi"/>
          <w:szCs w:val="22"/>
        </w:rPr>
        <w:t>using RNA</w:t>
      </w:r>
      <w:r>
        <w:rPr>
          <w:rFonts w:asciiTheme="majorHAnsi" w:hAnsiTheme="majorHAnsi"/>
          <w:szCs w:val="22"/>
        </w:rPr>
        <w:t xml:space="preserve">-seq data </w:t>
      </w:r>
      <w:r w:rsidRPr="003144A1">
        <w:rPr>
          <w:rFonts w:asciiTheme="majorHAnsi" w:hAnsiTheme="majorHAnsi"/>
          <w:szCs w:val="22"/>
        </w:rPr>
        <w:t xml:space="preserve">alone (i.e., </w:t>
      </w:r>
      <w:r w:rsidRPr="003144A1">
        <w:rPr>
          <w:rFonts w:asciiTheme="majorHAnsi" w:hAnsiTheme="majorHAnsi"/>
          <w:i/>
          <w:szCs w:val="22"/>
        </w:rPr>
        <w:t>De Novo</w:t>
      </w:r>
      <w:r w:rsidRPr="003144A1">
        <w:rPr>
          <w:rFonts w:asciiTheme="majorHAnsi" w:hAnsiTheme="majorHAnsi"/>
          <w:szCs w:val="22"/>
        </w:rPr>
        <w:t xml:space="preserve"> identification)</w:t>
      </w:r>
      <w:r>
        <w:rPr>
          <w:rFonts w:asciiTheme="majorHAnsi" w:hAnsiTheme="majorHAnsi"/>
          <w:szCs w:val="22"/>
        </w:rPr>
        <w:t xml:space="preserve"> </w:t>
      </w:r>
    </w:p>
    <w:p w14:paraId="52629F72" w14:textId="4CFCD973" w:rsidR="0088137C" w:rsidRPr="003113C8" w:rsidRDefault="0088137C" w:rsidP="0088137C">
      <w:pPr>
        <w:pStyle w:val="ab"/>
        <w:numPr>
          <w:ilvl w:val="0"/>
          <w:numId w:val="2"/>
        </w:numPr>
        <w:ind w:left="810" w:hanging="270"/>
        <w:rPr>
          <w:rFonts w:asciiTheme="majorHAnsi" w:hAnsiTheme="majorHAnsi"/>
          <w:szCs w:val="22"/>
        </w:rPr>
      </w:pPr>
      <w:r w:rsidRPr="003113C8">
        <w:rPr>
          <w:rFonts w:asciiTheme="majorHAnsi" w:hAnsiTheme="majorHAnsi"/>
          <w:szCs w:val="22"/>
        </w:rPr>
        <w:t xml:space="preserve">Detection of RNA editing </w:t>
      </w:r>
      <w:del w:id="21" w:author="Xing Li" w:date="2014-10-08T10:03:00Z">
        <w:r w:rsidRPr="003113C8" w:rsidDel="00752101">
          <w:rPr>
            <w:rFonts w:asciiTheme="majorHAnsi" w:hAnsiTheme="majorHAnsi"/>
            <w:szCs w:val="22"/>
          </w:rPr>
          <w:delText xml:space="preserve">events </w:delText>
        </w:r>
      </w:del>
      <w:ins w:id="22" w:author="Xing Li" w:date="2014-10-08T10:03:00Z">
        <w:r w:rsidR="00752101">
          <w:rPr>
            <w:rFonts w:asciiTheme="majorHAnsi" w:hAnsiTheme="majorHAnsi"/>
            <w:szCs w:val="22"/>
          </w:rPr>
          <w:t>sites</w:t>
        </w:r>
        <w:r w:rsidR="00752101" w:rsidRPr="003113C8">
          <w:rPr>
            <w:rFonts w:asciiTheme="majorHAnsi" w:hAnsiTheme="majorHAnsi"/>
            <w:szCs w:val="22"/>
          </w:rPr>
          <w:t xml:space="preserve"> </w:t>
        </w:r>
      </w:ins>
      <w:r w:rsidRPr="003113C8">
        <w:rPr>
          <w:rFonts w:asciiTheme="majorHAnsi" w:hAnsiTheme="majorHAnsi"/>
          <w:szCs w:val="22"/>
        </w:rPr>
        <w:t>using both DNA-se</w:t>
      </w:r>
      <w:ins w:id="23" w:author="Xing Li" w:date="2014-10-08T10:07:00Z">
        <w:r w:rsidR="00752101">
          <w:rPr>
            <w:rFonts w:asciiTheme="majorHAnsi" w:hAnsiTheme="majorHAnsi"/>
            <w:szCs w:val="22"/>
          </w:rPr>
          <w:t>quencing</w:t>
        </w:r>
      </w:ins>
      <w:del w:id="24" w:author="Xing Li" w:date="2014-10-08T10:07:00Z">
        <w:r w:rsidRPr="003113C8" w:rsidDel="00752101">
          <w:rPr>
            <w:rFonts w:asciiTheme="majorHAnsi" w:hAnsiTheme="majorHAnsi"/>
            <w:szCs w:val="22"/>
          </w:rPr>
          <w:delText>q</w:delText>
        </w:r>
      </w:del>
      <w:del w:id="25" w:author="Xing Li" w:date="2014-10-08T09:45:00Z">
        <w:r w:rsidRPr="003113C8" w:rsidDel="001A621A">
          <w:rPr>
            <w:rFonts w:asciiTheme="majorHAnsi" w:hAnsiTheme="majorHAnsi"/>
            <w:szCs w:val="22"/>
          </w:rPr>
          <w:delText>uencing</w:delText>
        </w:r>
      </w:del>
      <w:r w:rsidRPr="003113C8">
        <w:rPr>
          <w:rFonts w:asciiTheme="majorHAnsi" w:hAnsiTheme="majorHAnsi"/>
          <w:szCs w:val="22"/>
        </w:rPr>
        <w:t xml:space="preserve"> data (e.g</w:t>
      </w:r>
      <w:r>
        <w:rPr>
          <w:rFonts w:asciiTheme="majorHAnsi" w:hAnsiTheme="majorHAnsi"/>
          <w:szCs w:val="22"/>
        </w:rPr>
        <w:t>.</w:t>
      </w:r>
      <w:r w:rsidRPr="003113C8">
        <w:rPr>
          <w:rFonts w:asciiTheme="majorHAnsi" w:hAnsiTheme="majorHAnsi"/>
          <w:szCs w:val="22"/>
        </w:rPr>
        <w:t>, whole exome sequencing) and RNA-Seq data</w:t>
      </w:r>
    </w:p>
    <w:p w14:paraId="2C8BC1EA" w14:textId="77777777" w:rsidR="0088137C" w:rsidRPr="003113C8" w:rsidRDefault="0088137C" w:rsidP="0088137C">
      <w:pPr>
        <w:pStyle w:val="2"/>
        <w:spacing w:before="0" w:after="120"/>
        <w:ind w:left="0"/>
        <w:rPr>
          <w:sz w:val="22"/>
          <w:szCs w:val="22"/>
        </w:rPr>
      </w:pPr>
      <w:bookmarkStart w:id="26" w:name="_Ref400374279"/>
      <w:r w:rsidRPr="003113C8">
        <w:rPr>
          <w:sz w:val="22"/>
          <w:szCs w:val="22"/>
        </w:rPr>
        <w:t>Prerequisites</w:t>
      </w:r>
      <w:bookmarkEnd w:id="26"/>
    </w:p>
    <w:p w14:paraId="089AFE42" w14:textId="77777777" w:rsidR="0088137C" w:rsidRPr="003113C8" w:rsidRDefault="0088137C" w:rsidP="0088137C">
      <w:pPr>
        <w:pStyle w:val="ab"/>
        <w:numPr>
          <w:ilvl w:val="0"/>
          <w:numId w:val="2"/>
        </w:numPr>
        <w:ind w:left="810" w:hanging="270"/>
        <w:rPr>
          <w:rFonts w:asciiTheme="majorHAnsi" w:hAnsiTheme="majorHAnsi"/>
          <w:szCs w:val="22"/>
        </w:rPr>
      </w:pPr>
      <w:commentRangeStart w:id="27"/>
      <w:r w:rsidRPr="003113C8">
        <w:rPr>
          <w:rFonts w:asciiTheme="majorHAnsi" w:hAnsiTheme="majorHAnsi" w:hint="eastAsia"/>
          <w:szCs w:val="22"/>
        </w:rPr>
        <w:t>Java</w:t>
      </w:r>
      <w:r w:rsidRPr="003113C8">
        <w:rPr>
          <w:rFonts w:asciiTheme="majorHAnsi" w:hAnsiTheme="majorHAnsi" w:cs="Arial"/>
          <w:bCs/>
          <w:szCs w:val="22"/>
        </w:rPr>
        <w:t xml:space="preserve"> Runtime Environment (jdk 1.7.0_21 or later)</w:t>
      </w:r>
    </w:p>
    <w:p w14:paraId="3D18F20F" w14:textId="77777777" w:rsidR="0088137C" w:rsidRPr="003113C8" w:rsidRDefault="0088137C" w:rsidP="0088137C">
      <w:pPr>
        <w:pStyle w:val="ab"/>
        <w:numPr>
          <w:ilvl w:val="0"/>
          <w:numId w:val="2"/>
        </w:numPr>
        <w:ind w:left="810" w:hanging="270"/>
        <w:rPr>
          <w:rFonts w:asciiTheme="majorHAnsi" w:hAnsiTheme="majorHAnsi"/>
          <w:szCs w:val="22"/>
        </w:rPr>
      </w:pPr>
      <w:r w:rsidRPr="003113C8">
        <w:rPr>
          <w:rFonts w:asciiTheme="majorHAnsi" w:hAnsiTheme="majorHAnsi" w:hint="eastAsia"/>
          <w:szCs w:val="22"/>
        </w:rPr>
        <w:t>MySQL Database</w:t>
      </w:r>
      <w:r w:rsidRPr="003113C8">
        <w:rPr>
          <w:rFonts w:asciiTheme="majorHAnsi" w:hAnsiTheme="majorHAnsi"/>
          <w:szCs w:val="22"/>
        </w:rPr>
        <w:t xml:space="preserve"> Management System (MySQL 5.6.19 or later)</w:t>
      </w:r>
    </w:p>
    <w:p w14:paraId="010AF941" w14:textId="77777777" w:rsidR="0088137C" w:rsidRPr="001228A0" w:rsidRDefault="0088137C" w:rsidP="0088137C">
      <w:pPr>
        <w:pStyle w:val="ab"/>
        <w:numPr>
          <w:ilvl w:val="0"/>
          <w:numId w:val="2"/>
        </w:numPr>
        <w:ind w:left="810" w:hanging="270"/>
        <w:rPr>
          <w:rFonts w:asciiTheme="majorHAnsi" w:hAnsiTheme="majorHAnsi"/>
          <w:szCs w:val="22"/>
        </w:rPr>
      </w:pPr>
      <w:r>
        <w:rPr>
          <w:rFonts w:asciiTheme="majorHAnsi" w:hAnsiTheme="majorHAnsi"/>
          <w:szCs w:val="22"/>
        </w:rPr>
        <w:t>R Environment (R 3.1.1 or later)</w:t>
      </w:r>
      <w:commentRangeEnd w:id="27"/>
      <w:r>
        <w:rPr>
          <w:rStyle w:val="af9"/>
          <w:rFonts w:asciiTheme="majorHAnsi" w:hAnsiTheme="majorHAnsi" w:cs="Times New Roman"/>
          <w:kern w:val="2"/>
        </w:rPr>
        <w:commentReference w:id="27"/>
      </w:r>
    </w:p>
    <w:p w14:paraId="1D08D0E3" w14:textId="77777777" w:rsidR="0088137C" w:rsidRPr="008E1B9C" w:rsidRDefault="0088137C" w:rsidP="0088137C">
      <w:pPr>
        <w:pStyle w:val="2"/>
        <w:spacing w:before="0" w:after="120"/>
        <w:ind w:left="0"/>
        <w:rPr>
          <w:sz w:val="22"/>
          <w:szCs w:val="22"/>
        </w:rPr>
      </w:pPr>
      <w:r w:rsidRPr="008E1B9C">
        <w:rPr>
          <w:sz w:val="22"/>
          <w:szCs w:val="22"/>
        </w:rPr>
        <w:t>Installation</w:t>
      </w:r>
    </w:p>
    <w:p w14:paraId="764256A0" w14:textId="77777777" w:rsidR="0088137C" w:rsidRDefault="0088137C" w:rsidP="0088137C">
      <w:pPr>
        <w:pStyle w:val="3"/>
        <w:ind w:left="442" w:hanging="442"/>
      </w:pPr>
      <w:r>
        <w:t xml:space="preserve">Install </w:t>
      </w:r>
      <w:r w:rsidRPr="0063471A">
        <w:rPr>
          <w:rFonts w:hint="eastAsia"/>
        </w:rPr>
        <w:t>Java</w:t>
      </w:r>
      <w:r w:rsidRPr="0063471A">
        <w:t xml:space="preserve"> </w:t>
      </w:r>
      <w:r>
        <w:t>Runtime Environment</w:t>
      </w:r>
    </w:p>
    <w:p w14:paraId="438BBC30" w14:textId="77777777" w:rsidR="00CC412B" w:rsidRDefault="00CC412B" w:rsidP="00CC412B">
      <w:r w:rsidRPr="002C6F9B">
        <w:t>Java Runtime Environment</w:t>
      </w:r>
      <w:r>
        <w:t xml:space="preserve"> (JRE)</w:t>
      </w:r>
      <w:r w:rsidRPr="002C6F9B">
        <w:t xml:space="preserve"> is basically the Java Virtual Machine</w:t>
      </w:r>
      <w:r>
        <w:t xml:space="preserve"> (JVM)</w:t>
      </w:r>
      <w:r w:rsidRPr="002C6F9B">
        <w:t xml:space="preserve"> where your Java programs run on. It also includes browser plugins for Applet execution. </w:t>
      </w:r>
      <w:r>
        <w:t>Java Development Kit (</w:t>
      </w:r>
      <w:r w:rsidRPr="002C6F9B">
        <w:t>JDK</w:t>
      </w:r>
      <w:r>
        <w:t>) i</w:t>
      </w:r>
      <w:r w:rsidRPr="002C6F9B">
        <w:t>s the full featured Software Development Kit</w:t>
      </w:r>
      <w:r>
        <w:t xml:space="preserve"> (SDK)</w:t>
      </w:r>
      <w:r w:rsidRPr="002C6F9B">
        <w:t xml:space="preserve"> for Java, including JRE, and the compilers and tools (</w:t>
      </w:r>
      <w:r>
        <w:t>e.g.,</w:t>
      </w:r>
      <w:r w:rsidRPr="002C6F9B">
        <w:t xml:space="preserve"> JavaDoc, and Java Debugger) to create and compile programs.</w:t>
      </w:r>
      <w:r>
        <w:t xml:space="preserve"> In order to run RED, we need to install either JRE or JDK.</w:t>
      </w:r>
    </w:p>
    <w:p w14:paraId="706D44DA" w14:textId="3B59D215" w:rsidR="0088137C" w:rsidRDefault="007A2DFD" w:rsidP="0088137C">
      <w:pPr>
        <w:pStyle w:val="ab"/>
        <w:numPr>
          <w:ilvl w:val="0"/>
          <w:numId w:val="2"/>
        </w:numPr>
        <w:ind w:left="810" w:hanging="270"/>
        <w:rPr>
          <w:rFonts w:asciiTheme="majorHAnsi" w:hAnsiTheme="majorHAnsi"/>
          <w:szCs w:val="22"/>
        </w:rPr>
      </w:pPr>
      <w:ins w:id="28" w:author="Xing Li" w:date="2014-10-06T15:36:00Z">
        <w:r>
          <w:rPr>
            <w:rFonts w:asciiTheme="majorHAnsi" w:hAnsiTheme="majorHAnsi"/>
            <w:szCs w:val="22"/>
          </w:rPr>
          <w:fldChar w:fldCharType="begin"/>
        </w:r>
        <w:r>
          <w:rPr>
            <w:rFonts w:asciiTheme="majorHAnsi" w:hAnsiTheme="majorHAnsi"/>
            <w:szCs w:val="22"/>
          </w:rPr>
          <w:instrText xml:space="preserve"> HYPERLINK "http://www.oracle.com/technetwork/java/javase/downloads/jdk8-downloads-2133151.html" </w:instrText>
        </w:r>
        <w:r>
          <w:rPr>
            <w:rFonts w:asciiTheme="majorHAnsi" w:hAnsiTheme="majorHAnsi"/>
            <w:szCs w:val="22"/>
          </w:rPr>
          <w:fldChar w:fldCharType="separate"/>
        </w:r>
        <w:r w:rsidR="0088137C" w:rsidRPr="007A2DFD">
          <w:rPr>
            <w:rStyle w:val="a7"/>
            <w:rFonts w:asciiTheme="majorHAnsi" w:hAnsiTheme="majorHAnsi"/>
            <w:szCs w:val="22"/>
          </w:rPr>
          <w:t>JDK</w:t>
        </w:r>
        <w:r>
          <w:rPr>
            <w:rFonts w:asciiTheme="majorHAnsi" w:hAnsiTheme="majorHAnsi"/>
            <w:szCs w:val="22"/>
          </w:rPr>
          <w:fldChar w:fldCharType="end"/>
        </w:r>
      </w:ins>
      <w:r w:rsidR="0088137C" w:rsidRPr="00BC6347">
        <w:rPr>
          <w:rFonts w:asciiTheme="majorHAnsi" w:hAnsiTheme="majorHAnsi"/>
          <w:szCs w:val="22"/>
        </w:rPr>
        <w:t>:</w:t>
      </w:r>
    </w:p>
    <w:p w14:paraId="2AF74134" w14:textId="77777777" w:rsidR="0088137C" w:rsidRPr="00D7249A" w:rsidRDefault="0088137C" w:rsidP="0088137C">
      <w:r w:rsidRPr="00D7249A">
        <w:rPr>
          <w:szCs w:val="22"/>
        </w:rPr>
        <w:t>http://www.oracle.com/technetwork/java/javase/downloads/jdk8-downloads-2133151.html</w:t>
      </w:r>
    </w:p>
    <w:p w14:paraId="6A8D31D8" w14:textId="165069CB" w:rsidR="0088137C" w:rsidRDefault="007A2DFD" w:rsidP="0088137C">
      <w:pPr>
        <w:pStyle w:val="ab"/>
        <w:numPr>
          <w:ilvl w:val="0"/>
          <w:numId w:val="2"/>
        </w:numPr>
        <w:ind w:left="810" w:hanging="270"/>
        <w:rPr>
          <w:rFonts w:asciiTheme="majorHAnsi" w:hAnsiTheme="majorHAnsi"/>
          <w:szCs w:val="22"/>
        </w:rPr>
      </w:pPr>
      <w:ins w:id="29" w:author="Xing Li" w:date="2014-10-06T15:36:00Z">
        <w:r>
          <w:rPr>
            <w:rFonts w:asciiTheme="majorHAnsi" w:hAnsiTheme="majorHAnsi"/>
            <w:szCs w:val="22"/>
          </w:rPr>
          <w:fldChar w:fldCharType="begin"/>
        </w:r>
        <w:r>
          <w:rPr>
            <w:rFonts w:asciiTheme="majorHAnsi" w:hAnsiTheme="majorHAnsi"/>
            <w:szCs w:val="22"/>
          </w:rPr>
          <w:instrText xml:space="preserve"> HYPERLINK "http://www.oracle.com/technetwork/java/javase/downloads/jre8-downloads-2133155.html" </w:instrText>
        </w:r>
        <w:r>
          <w:rPr>
            <w:rFonts w:asciiTheme="majorHAnsi" w:hAnsiTheme="majorHAnsi"/>
            <w:szCs w:val="22"/>
          </w:rPr>
          <w:fldChar w:fldCharType="separate"/>
        </w:r>
        <w:r w:rsidR="0088137C" w:rsidRPr="007A2DFD">
          <w:rPr>
            <w:rStyle w:val="a7"/>
            <w:rFonts w:asciiTheme="majorHAnsi" w:hAnsiTheme="majorHAnsi"/>
            <w:szCs w:val="22"/>
          </w:rPr>
          <w:t>JRE</w:t>
        </w:r>
        <w:r>
          <w:rPr>
            <w:rFonts w:asciiTheme="majorHAnsi" w:hAnsiTheme="majorHAnsi"/>
            <w:szCs w:val="22"/>
          </w:rPr>
          <w:fldChar w:fldCharType="end"/>
        </w:r>
      </w:ins>
      <w:r w:rsidR="0088137C">
        <w:rPr>
          <w:rFonts w:asciiTheme="majorHAnsi" w:hAnsiTheme="majorHAnsi"/>
          <w:szCs w:val="22"/>
        </w:rPr>
        <w:t>:</w:t>
      </w:r>
    </w:p>
    <w:p w14:paraId="45BE1006" w14:textId="77777777" w:rsidR="0088137C" w:rsidRPr="00483884" w:rsidRDefault="0088137C" w:rsidP="0088137C">
      <w:pPr>
        <w:rPr>
          <w:szCs w:val="22"/>
        </w:rPr>
      </w:pPr>
      <w:r w:rsidRPr="00D7249A">
        <w:rPr>
          <w:szCs w:val="22"/>
        </w:rPr>
        <w:t>http://www.oracle.com/technetwork/java/javase/downloads/jre8-downloads-2133155.html</w:t>
      </w:r>
    </w:p>
    <w:p w14:paraId="277986E1" w14:textId="77777777" w:rsidR="0088137C" w:rsidRDefault="0088137C" w:rsidP="0088137C">
      <w:pPr>
        <w:pStyle w:val="3"/>
        <w:ind w:left="442" w:hanging="442"/>
      </w:pPr>
      <w:r>
        <w:t>Install</w:t>
      </w:r>
      <w:r w:rsidRPr="0063471A">
        <w:rPr>
          <w:rFonts w:hint="eastAsia"/>
        </w:rPr>
        <w:t xml:space="preserve"> MySQL </w:t>
      </w:r>
      <w:r>
        <w:t>Database</w:t>
      </w:r>
    </w:p>
    <w:p w14:paraId="7C383143" w14:textId="115BE67A" w:rsidR="0088137C" w:rsidRDefault="007A2DFD" w:rsidP="0088137C">
      <w:ins w:id="30" w:author="Xing Li" w:date="2014-10-06T15:32:00Z">
        <w:r>
          <w:t xml:space="preserve">RED stores all data into database so that we can reuse the data for research. </w:t>
        </w:r>
      </w:ins>
      <w:ins w:id="31" w:author="Xing Li" w:date="2014-10-06T15:34:00Z">
        <w:r>
          <w:t xml:space="preserve">MySQL is one of the best choice since it is </w:t>
        </w:r>
      </w:ins>
      <w:ins w:id="32" w:author="Xing Li" w:date="2014-10-06T15:35:00Z">
        <w:r>
          <w:t xml:space="preserve">free and </w:t>
        </w:r>
        <w:r w:rsidRPr="007A2DFD">
          <w:t>efficient</w:t>
        </w:r>
        <w:r>
          <w:t xml:space="preserve">. </w:t>
        </w:r>
      </w:ins>
      <w:r w:rsidR="0088137C" w:rsidRPr="00BA5ED2">
        <w:t xml:space="preserve">Although default configuration </w:t>
      </w:r>
      <w:r w:rsidR="0088137C">
        <w:t xml:space="preserve">in MySQL </w:t>
      </w:r>
      <w:r w:rsidR="0088137C" w:rsidRPr="00BA5ED2">
        <w:t>can ensure your server work</w:t>
      </w:r>
      <w:r w:rsidR="0088137C">
        <w:t>s</w:t>
      </w:r>
      <w:r w:rsidR="0088137C" w:rsidRPr="00BA5ED2">
        <w:t xml:space="preserve"> well, you c</w:t>
      </w:r>
      <w:r w:rsidR="0088137C">
        <w:t>ould</w:t>
      </w:r>
      <w:r w:rsidR="0088137C" w:rsidRPr="00BA5ED2">
        <w:t xml:space="preserve"> edit </w:t>
      </w:r>
      <w:r w:rsidR="0088137C">
        <w:t>the</w:t>
      </w:r>
      <w:r w:rsidR="0088137C" w:rsidRPr="00BA5ED2">
        <w:t xml:space="preserve"> configure file to </w:t>
      </w:r>
      <w:r w:rsidR="0088137C">
        <w:t>gain</w:t>
      </w:r>
      <w:r w:rsidR="0088137C" w:rsidRPr="00BA5ED2">
        <w:t xml:space="preserve"> better performance.</w:t>
      </w:r>
      <w:r w:rsidR="0088137C">
        <w:t xml:space="preserve"> For Linux System, edit the parameters in the file of /etc/my.cnf (default configuration path). For Windows System, y</w:t>
      </w:r>
      <w:r w:rsidR="0088137C" w:rsidRPr="00BA5ED2">
        <w:t>ou c</w:t>
      </w:r>
      <w:r w:rsidR="0088137C">
        <w:t>ould</w:t>
      </w:r>
      <w:r w:rsidR="0088137C" w:rsidRPr="00BA5ED2">
        <w:t xml:space="preserve"> use </w:t>
      </w:r>
      <w:r w:rsidRPr="00752101">
        <w:rPr>
          <w:i/>
          <w:rPrChange w:id="33" w:author="Xing Li" w:date="2014-10-08T10:07:00Z">
            <w:rPr/>
          </w:rPrChange>
        </w:rPr>
        <w:fldChar w:fldCharType="begin"/>
      </w:r>
      <w:r w:rsidRPr="00752101">
        <w:rPr>
          <w:i/>
          <w:rPrChange w:id="34" w:author="Xing Li" w:date="2014-10-08T10:07:00Z">
            <w:rPr/>
          </w:rPrChange>
        </w:rPr>
        <w:instrText xml:space="preserve"> HYPERLINK "http://dev.mysql.com/downloads/workbench/" </w:instrText>
      </w:r>
      <w:r w:rsidRPr="00752101">
        <w:rPr>
          <w:i/>
          <w:rPrChange w:id="35" w:author="Xing Li" w:date="2014-10-08T10:07:00Z">
            <w:rPr/>
          </w:rPrChange>
        </w:rPr>
        <w:fldChar w:fldCharType="separate"/>
      </w:r>
      <w:r w:rsidR="0088137C" w:rsidRPr="00752101">
        <w:rPr>
          <w:rStyle w:val="a7"/>
          <w:i/>
          <w:rPrChange w:id="36" w:author="Xing Li" w:date="2014-10-08T10:07:00Z">
            <w:rPr>
              <w:rStyle w:val="a7"/>
            </w:rPr>
          </w:rPrChange>
        </w:rPr>
        <w:t>MySQL Workbench</w:t>
      </w:r>
      <w:r w:rsidRPr="00752101">
        <w:rPr>
          <w:rStyle w:val="a7"/>
          <w:i/>
          <w:rPrChange w:id="37" w:author="Xing Li" w:date="2014-10-08T10:07:00Z">
            <w:rPr>
              <w:rStyle w:val="a7"/>
            </w:rPr>
          </w:rPrChange>
        </w:rPr>
        <w:fldChar w:fldCharType="end"/>
      </w:r>
      <w:r w:rsidR="0088137C" w:rsidRPr="00BA5ED2">
        <w:t xml:space="preserve"> to configure your server efficiently.</w:t>
      </w:r>
    </w:p>
    <w:p w14:paraId="12C6DB24" w14:textId="60436A4D" w:rsidR="0088137C" w:rsidRDefault="007A2DFD" w:rsidP="0088137C">
      <w:pPr>
        <w:pStyle w:val="ab"/>
        <w:numPr>
          <w:ilvl w:val="0"/>
          <w:numId w:val="2"/>
        </w:numPr>
        <w:ind w:left="810" w:hanging="270"/>
        <w:rPr>
          <w:szCs w:val="22"/>
        </w:rPr>
      </w:pPr>
      <w:ins w:id="38" w:author="Xing Li" w:date="2014-10-06T15:36:00Z">
        <w:r>
          <w:rPr>
            <w:rFonts w:asciiTheme="majorHAnsi" w:hAnsiTheme="majorHAnsi"/>
            <w:szCs w:val="22"/>
          </w:rPr>
          <w:fldChar w:fldCharType="begin"/>
        </w:r>
        <w:r>
          <w:rPr>
            <w:rFonts w:asciiTheme="majorHAnsi" w:hAnsiTheme="majorHAnsi"/>
            <w:szCs w:val="22"/>
          </w:rPr>
          <w:instrText xml:space="preserve"> HYPERLINK "http://dev.mysql.com/downloads/mysql/" </w:instrText>
        </w:r>
        <w:r>
          <w:rPr>
            <w:rFonts w:asciiTheme="majorHAnsi" w:hAnsiTheme="majorHAnsi"/>
            <w:szCs w:val="22"/>
          </w:rPr>
          <w:fldChar w:fldCharType="separate"/>
        </w:r>
        <w:r w:rsidR="0088137C" w:rsidRPr="007A2DFD">
          <w:rPr>
            <w:rStyle w:val="a7"/>
            <w:rFonts w:asciiTheme="majorHAnsi" w:hAnsiTheme="majorHAnsi"/>
            <w:szCs w:val="22"/>
          </w:rPr>
          <w:t>MySQL</w:t>
        </w:r>
        <w:r>
          <w:rPr>
            <w:rFonts w:asciiTheme="majorHAnsi" w:hAnsiTheme="majorHAnsi"/>
            <w:szCs w:val="22"/>
          </w:rPr>
          <w:fldChar w:fldCharType="end"/>
        </w:r>
      </w:ins>
      <w:r w:rsidR="0088137C">
        <w:rPr>
          <w:rFonts w:asciiTheme="majorHAnsi" w:hAnsiTheme="majorHAnsi"/>
          <w:szCs w:val="22"/>
        </w:rPr>
        <w:t>:</w:t>
      </w:r>
    </w:p>
    <w:p w14:paraId="71D1BB08" w14:textId="77777777" w:rsidR="0088137C" w:rsidRPr="00D7249A" w:rsidRDefault="007A2DFD" w:rsidP="0088137C">
      <w:pPr>
        <w:rPr>
          <w:szCs w:val="22"/>
        </w:rPr>
      </w:pPr>
      <w:hyperlink r:id="rId12" w:history="1">
        <w:r w:rsidR="0088137C" w:rsidRPr="00D7249A">
          <w:rPr>
            <w:szCs w:val="22"/>
          </w:rPr>
          <w:t>http://dev.mysql.com/downloads/mysql/</w:t>
        </w:r>
      </w:hyperlink>
    </w:p>
    <w:p w14:paraId="160122A3" w14:textId="77777777" w:rsidR="0088137C" w:rsidRDefault="0088137C" w:rsidP="0088137C">
      <w:pPr>
        <w:pStyle w:val="3"/>
        <w:ind w:left="442" w:hanging="442"/>
      </w:pPr>
      <w:r>
        <w:t xml:space="preserve">Install </w:t>
      </w:r>
      <w:r w:rsidRPr="005918F7">
        <w:rPr>
          <w:i/>
        </w:rPr>
        <w:t>R</w:t>
      </w:r>
      <w:r w:rsidRPr="006861E9">
        <w:t xml:space="preserve"> </w:t>
      </w:r>
      <w:r>
        <w:t>Environment</w:t>
      </w:r>
    </w:p>
    <w:p w14:paraId="449A7D17" w14:textId="77777777" w:rsidR="0088137C" w:rsidRDefault="0088137C" w:rsidP="0088137C">
      <w:pPr>
        <w:ind w:firstLine="420"/>
        <w:rPr>
          <w:szCs w:val="22"/>
        </w:rPr>
      </w:pPr>
      <w:r w:rsidRPr="00FB3B7D">
        <w:rPr>
          <w:i/>
          <w:szCs w:val="22"/>
        </w:rPr>
        <w:t>R</w:t>
      </w:r>
      <w:r w:rsidRPr="00772666">
        <w:rPr>
          <w:szCs w:val="22"/>
        </w:rPr>
        <w:t xml:space="preserve"> is a free software environment for statistical computing and graphics. It compiles and runs on a wide variety of UNIX platforms, Windows and MacOS.</w:t>
      </w:r>
      <w:r w:rsidRPr="00772666">
        <w:t xml:space="preserve"> </w:t>
      </w:r>
      <w:r w:rsidRPr="00772666">
        <w:rPr>
          <w:szCs w:val="22"/>
        </w:rPr>
        <w:t xml:space="preserve">To download </w:t>
      </w:r>
      <w:r w:rsidRPr="00FB3B7D">
        <w:rPr>
          <w:i/>
          <w:szCs w:val="22"/>
        </w:rPr>
        <w:t>R</w:t>
      </w:r>
      <w:r w:rsidRPr="00772666">
        <w:rPr>
          <w:szCs w:val="22"/>
        </w:rPr>
        <w:t xml:space="preserve">, please choose your preferred </w:t>
      </w:r>
      <w:r w:rsidR="007A2DFD" w:rsidRPr="00752101">
        <w:rPr>
          <w:i/>
          <w:rPrChange w:id="39" w:author="Xing Li" w:date="2014-10-08T10:06:00Z">
            <w:rPr/>
          </w:rPrChange>
        </w:rPr>
        <w:fldChar w:fldCharType="begin"/>
      </w:r>
      <w:r w:rsidR="007A2DFD" w:rsidRPr="00752101">
        <w:rPr>
          <w:i/>
          <w:rPrChange w:id="40" w:author="Xing Li" w:date="2014-10-08T10:06:00Z">
            <w:rPr/>
          </w:rPrChange>
        </w:rPr>
        <w:instrText xml:space="preserve"> HYPERLINK "http://cran.r-project.org/mirrors.html" </w:instrText>
      </w:r>
      <w:r w:rsidR="007A2DFD" w:rsidRPr="00752101">
        <w:rPr>
          <w:i/>
          <w:rPrChange w:id="41" w:author="Xing Li" w:date="2014-10-08T10:06:00Z">
            <w:rPr/>
          </w:rPrChange>
        </w:rPr>
        <w:fldChar w:fldCharType="separate"/>
      </w:r>
      <w:r w:rsidRPr="00752101">
        <w:rPr>
          <w:rStyle w:val="a7"/>
          <w:i/>
          <w:szCs w:val="22"/>
          <w:rPrChange w:id="42" w:author="Xing Li" w:date="2014-10-08T10:06:00Z">
            <w:rPr>
              <w:rStyle w:val="a7"/>
              <w:szCs w:val="22"/>
            </w:rPr>
          </w:rPrChange>
        </w:rPr>
        <w:t>CRAN mirror</w:t>
      </w:r>
      <w:r w:rsidR="007A2DFD" w:rsidRPr="00752101">
        <w:rPr>
          <w:rStyle w:val="a7"/>
          <w:i/>
          <w:szCs w:val="22"/>
          <w:rPrChange w:id="43" w:author="Xing Li" w:date="2014-10-08T10:06:00Z">
            <w:rPr>
              <w:rStyle w:val="a7"/>
              <w:szCs w:val="22"/>
            </w:rPr>
          </w:rPrChange>
        </w:rPr>
        <w:fldChar w:fldCharType="end"/>
      </w:r>
      <w:r w:rsidRPr="00772666">
        <w:rPr>
          <w:szCs w:val="22"/>
        </w:rPr>
        <w:t>.</w:t>
      </w:r>
    </w:p>
    <w:p w14:paraId="75BDA5D5" w14:textId="77777777" w:rsidR="0088137C" w:rsidRPr="003113C8" w:rsidRDefault="0088137C" w:rsidP="0088137C">
      <w:pPr>
        <w:ind w:firstLine="420"/>
        <w:rPr>
          <w:szCs w:val="22"/>
        </w:rPr>
      </w:pPr>
      <w:r w:rsidRPr="003113C8">
        <w:rPr>
          <w:szCs w:val="22"/>
        </w:rPr>
        <w:t xml:space="preserve">The package of “rJava” </w:t>
      </w:r>
      <w:r>
        <w:rPr>
          <w:szCs w:val="22"/>
        </w:rPr>
        <w:t xml:space="preserve">in </w:t>
      </w:r>
      <w:r w:rsidRPr="00FB3B7D">
        <w:rPr>
          <w:i/>
          <w:szCs w:val="22"/>
        </w:rPr>
        <w:t>R</w:t>
      </w:r>
      <w:r>
        <w:rPr>
          <w:szCs w:val="22"/>
        </w:rPr>
        <w:t xml:space="preserve"> </w:t>
      </w:r>
      <w:r w:rsidRPr="003113C8">
        <w:rPr>
          <w:szCs w:val="22"/>
        </w:rPr>
        <w:t xml:space="preserve">is required, which ensures connection between </w:t>
      </w:r>
      <w:r w:rsidRPr="00FB3B7D">
        <w:rPr>
          <w:i/>
          <w:szCs w:val="22"/>
        </w:rPr>
        <w:t>R</w:t>
      </w:r>
      <w:r w:rsidRPr="003113C8">
        <w:rPr>
          <w:szCs w:val="22"/>
        </w:rPr>
        <w:t xml:space="preserve"> and Java. Open </w:t>
      </w:r>
      <w:r>
        <w:rPr>
          <w:szCs w:val="22"/>
        </w:rPr>
        <w:t xml:space="preserve">a </w:t>
      </w:r>
      <w:r w:rsidRPr="00FB3B7D">
        <w:rPr>
          <w:i/>
          <w:szCs w:val="22"/>
        </w:rPr>
        <w:t>R</w:t>
      </w:r>
      <w:r w:rsidRPr="003113C8">
        <w:rPr>
          <w:szCs w:val="22"/>
        </w:rPr>
        <w:t xml:space="preserve"> Window and type:</w:t>
      </w:r>
    </w:p>
    <w:p w14:paraId="078FCB5A" w14:textId="77777777" w:rsidR="0088137C" w:rsidRPr="0056290C" w:rsidRDefault="0088137C" w:rsidP="00CC412B">
      <w:pPr>
        <w:pStyle w:val="af8"/>
        <w:spacing w:before="0" w:after="120"/>
        <w:ind w:left="0" w:firstLine="0"/>
        <w:jc w:val="left"/>
        <w:rPr>
          <w:szCs w:val="22"/>
          <w:shd w:val="pct15" w:color="auto" w:fill="FFFFFF"/>
        </w:rPr>
      </w:pPr>
      <w:r w:rsidRPr="0056290C">
        <w:rPr>
          <w:szCs w:val="22"/>
          <w:shd w:val="pct15" w:color="auto" w:fill="FFFFFF"/>
        </w:rPr>
        <w:t>install.packages(rJava)</w:t>
      </w:r>
    </w:p>
    <w:p w14:paraId="3278EF9F" w14:textId="77777777" w:rsidR="0088137C" w:rsidRDefault="0088137C" w:rsidP="0088137C">
      <w:pPr>
        <w:ind w:firstLine="420"/>
        <w:rPr>
          <w:szCs w:val="22"/>
        </w:rPr>
      </w:pPr>
      <w:r w:rsidRPr="003113C8">
        <w:rPr>
          <w:rFonts w:hint="eastAsia"/>
          <w:szCs w:val="22"/>
        </w:rPr>
        <w:t xml:space="preserve">The package will be installed automatically </w:t>
      </w:r>
      <w:r w:rsidRPr="003113C8">
        <w:rPr>
          <w:szCs w:val="22"/>
        </w:rPr>
        <w:t>with</w:t>
      </w:r>
      <w:r w:rsidRPr="003113C8">
        <w:rPr>
          <w:rFonts w:hint="eastAsia"/>
          <w:szCs w:val="22"/>
        </w:rPr>
        <w:t xml:space="preserve"> Internet</w:t>
      </w:r>
      <w:r w:rsidRPr="003113C8">
        <w:rPr>
          <w:szCs w:val="22"/>
        </w:rPr>
        <w:t xml:space="preserve"> connection</w:t>
      </w:r>
      <w:r w:rsidRPr="003113C8">
        <w:rPr>
          <w:rFonts w:hint="eastAsia"/>
          <w:szCs w:val="22"/>
        </w:rPr>
        <w:t>.</w:t>
      </w:r>
    </w:p>
    <w:p w14:paraId="648D7BE1" w14:textId="16C0DE74" w:rsidR="0088137C" w:rsidRDefault="007A2DFD" w:rsidP="0088137C">
      <w:pPr>
        <w:pStyle w:val="ab"/>
        <w:numPr>
          <w:ilvl w:val="0"/>
          <w:numId w:val="2"/>
        </w:numPr>
        <w:ind w:left="810" w:hanging="270"/>
        <w:rPr>
          <w:szCs w:val="22"/>
        </w:rPr>
      </w:pPr>
      <w:ins w:id="44" w:author="Xing Li" w:date="2014-10-06T15:36:00Z">
        <w:r w:rsidRPr="001A621A">
          <w:rPr>
            <w:rFonts w:asciiTheme="majorHAnsi" w:hAnsiTheme="majorHAnsi"/>
            <w:i/>
            <w:szCs w:val="22"/>
            <w:rPrChange w:id="45" w:author="Xing Li" w:date="2014-10-08T09:45:00Z">
              <w:rPr>
                <w:rFonts w:asciiTheme="majorHAnsi" w:hAnsiTheme="majorHAnsi"/>
                <w:szCs w:val="22"/>
              </w:rPr>
            </w:rPrChange>
          </w:rPr>
          <w:fldChar w:fldCharType="begin"/>
        </w:r>
        <w:r w:rsidRPr="001A621A">
          <w:rPr>
            <w:rFonts w:asciiTheme="majorHAnsi" w:hAnsiTheme="majorHAnsi"/>
            <w:i/>
            <w:szCs w:val="22"/>
            <w:rPrChange w:id="46" w:author="Xing Li" w:date="2014-10-08T09:45:00Z">
              <w:rPr>
                <w:rFonts w:asciiTheme="majorHAnsi" w:hAnsiTheme="majorHAnsi"/>
                <w:szCs w:val="22"/>
              </w:rPr>
            </w:rPrChange>
          </w:rPr>
          <w:instrText xml:space="preserve"> HYPERLINK "http://www.r-project.org/" </w:instrText>
        </w:r>
        <w:r w:rsidRPr="001A621A">
          <w:rPr>
            <w:rFonts w:asciiTheme="majorHAnsi" w:hAnsiTheme="majorHAnsi"/>
            <w:i/>
            <w:szCs w:val="22"/>
            <w:rPrChange w:id="47" w:author="Xing Li" w:date="2014-10-08T09:45:00Z">
              <w:rPr>
                <w:rFonts w:asciiTheme="majorHAnsi" w:hAnsiTheme="majorHAnsi"/>
                <w:szCs w:val="22"/>
              </w:rPr>
            </w:rPrChange>
          </w:rPr>
          <w:fldChar w:fldCharType="separate"/>
        </w:r>
        <w:r w:rsidR="0088137C" w:rsidRPr="001A621A">
          <w:rPr>
            <w:rStyle w:val="a7"/>
            <w:rFonts w:asciiTheme="majorHAnsi" w:hAnsiTheme="majorHAnsi"/>
            <w:i/>
            <w:szCs w:val="22"/>
            <w:rPrChange w:id="48" w:author="Xing Li" w:date="2014-10-08T09:45:00Z">
              <w:rPr>
                <w:rStyle w:val="a7"/>
                <w:rFonts w:asciiTheme="majorHAnsi" w:hAnsiTheme="majorHAnsi"/>
                <w:szCs w:val="22"/>
              </w:rPr>
            </w:rPrChange>
          </w:rPr>
          <w:t>R</w:t>
        </w:r>
        <w:r w:rsidRPr="001A621A">
          <w:rPr>
            <w:rFonts w:asciiTheme="majorHAnsi" w:hAnsiTheme="majorHAnsi"/>
            <w:i/>
            <w:szCs w:val="22"/>
            <w:rPrChange w:id="49" w:author="Xing Li" w:date="2014-10-08T09:45:00Z">
              <w:rPr>
                <w:rFonts w:asciiTheme="majorHAnsi" w:hAnsiTheme="majorHAnsi"/>
                <w:szCs w:val="22"/>
              </w:rPr>
            </w:rPrChange>
          </w:rPr>
          <w:fldChar w:fldCharType="end"/>
        </w:r>
      </w:ins>
      <w:r w:rsidR="0088137C" w:rsidRPr="00FB3B7D">
        <w:rPr>
          <w:rFonts w:asciiTheme="majorHAnsi" w:hAnsiTheme="majorHAnsi"/>
          <w:szCs w:val="22"/>
        </w:rPr>
        <w:t xml:space="preserve">: </w:t>
      </w:r>
    </w:p>
    <w:p w14:paraId="22D64DC4" w14:textId="77777777" w:rsidR="0088137C" w:rsidRPr="003113C8" w:rsidRDefault="007A2DFD" w:rsidP="0088137C">
      <w:pPr>
        <w:ind w:firstLine="420"/>
        <w:rPr>
          <w:szCs w:val="22"/>
        </w:rPr>
      </w:pPr>
      <w:hyperlink r:id="rId13" w:history="1">
        <w:r w:rsidR="0088137C" w:rsidRPr="00D7249A">
          <w:rPr>
            <w:szCs w:val="22"/>
          </w:rPr>
          <w:t>http://www.r-project.org/</w:t>
        </w:r>
      </w:hyperlink>
    </w:p>
    <w:p w14:paraId="127228AE" w14:textId="77777777" w:rsidR="0088137C" w:rsidRPr="003113C8" w:rsidRDefault="0088137C" w:rsidP="0088137C">
      <w:pPr>
        <w:pStyle w:val="2"/>
        <w:spacing w:before="0" w:after="120"/>
        <w:ind w:left="0"/>
        <w:rPr>
          <w:sz w:val="22"/>
          <w:szCs w:val="22"/>
        </w:rPr>
      </w:pPr>
      <w:bookmarkStart w:id="50" w:name="_Ref400375213"/>
      <w:r w:rsidRPr="003113C8">
        <w:rPr>
          <w:sz w:val="22"/>
          <w:szCs w:val="22"/>
        </w:rPr>
        <w:t>Terminology</w:t>
      </w:r>
      <w:bookmarkEnd w:id="50"/>
    </w:p>
    <w:p w14:paraId="408F51D5" w14:textId="54E92349" w:rsidR="0088137C" w:rsidRPr="003113C8" w:rsidRDefault="0088137C" w:rsidP="0088137C">
      <w:pPr>
        <w:rPr>
          <w:szCs w:val="22"/>
        </w:rPr>
      </w:pPr>
      <w:r w:rsidRPr="003113C8">
        <w:rPr>
          <w:szCs w:val="22"/>
        </w:rPr>
        <w:t xml:space="preserve">Several terms </w:t>
      </w:r>
      <w:r>
        <w:rPr>
          <w:szCs w:val="22"/>
        </w:rPr>
        <w:t>are</w:t>
      </w:r>
      <w:r w:rsidRPr="003113C8">
        <w:rPr>
          <w:szCs w:val="22"/>
        </w:rPr>
        <w:t xml:space="preserve"> used throughout the RED documentation</w:t>
      </w:r>
      <w:r>
        <w:rPr>
          <w:szCs w:val="22"/>
        </w:rPr>
        <w:t xml:space="preserve"> and </w:t>
      </w:r>
      <w:del w:id="51" w:author="Xing Li" w:date="2014-10-06T15:37:00Z">
        <w:r w:rsidDel="007A2DFD">
          <w:rPr>
            <w:szCs w:val="22"/>
          </w:rPr>
          <w:delText xml:space="preserve">the whole </w:delText>
        </w:r>
      </w:del>
      <w:r>
        <w:rPr>
          <w:szCs w:val="22"/>
        </w:rPr>
        <w:t>program</w:t>
      </w:r>
      <w:r w:rsidRPr="003113C8">
        <w:rPr>
          <w:szCs w:val="22"/>
        </w:rPr>
        <w:t>.</w:t>
      </w:r>
      <w:ins w:id="52" w:author="Xing Li" w:date="2014-10-06T15:38:00Z">
        <w:r w:rsidR="007A2DFD">
          <w:rPr>
            <w:szCs w:val="22"/>
          </w:rPr>
          <w:t xml:space="preserve"> </w:t>
        </w:r>
      </w:ins>
      <w:ins w:id="53" w:author="Xing Li" w:date="2014-10-06T15:39:00Z">
        <w:r w:rsidR="007A2DFD">
          <w:rPr>
            <w:szCs w:val="22"/>
          </w:rPr>
          <w:t>T</w:t>
        </w:r>
      </w:ins>
      <w:ins w:id="54" w:author="Xing Li" w:date="2014-10-06T15:38:00Z">
        <w:r w:rsidR="007A2DFD">
          <w:rPr>
            <w:szCs w:val="22"/>
          </w:rPr>
          <w:t>o make it more easier</w:t>
        </w:r>
      </w:ins>
      <w:ins w:id="55" w:author="Xing Li" w:date="2014-10-06T15:39:00Z">
        <w:r w:rsidR="007A2DFD">
          <w:rPr>
            <w:szCs w:val="22"/>
          </w:rPr>
          <w:t xml:space="preserve"> to be understood, we have a simple introduction.</w:t>
        </w:r>
      </w:ins>
    </w:p>
    <w:p w14:paraId="5543422D" w14:textId="77777777" w:rsidR="0088137C" w:rsidRPr="003113C8" w:rsidRDefault="0088137C" w:rsidP="0088137C">
      <w:pPr>
        <w:pStyle w:val="3"/>
        <w:ind w:left="442" w:hanging="442"/>
      </w:pPr>
      <w:r w:rsidRPr="003113C8">
        <w:t>Molecular Biology</w:t>
      </w:r>
    </w:p>
    <w:p w14:paraId="104EA479" w14:textId="77777777" w:rsidR="0088137C" w:rsidRPr="003113C8" w:rsidRDefault="0088137C" w:rsidP="0088137C">
      <w:pPr>
        <w:pStyle w:val="ab"/>
        <w:numPr>
          <w:ilvl w:val="0"/>
          <w:numId w:val="2"/>
        </w:numPr>
        <w:ind w:left="810" w:hanging="270"/>
        <w:rPr>
          <w:rFonts w:asciiTheme="majorHAnsi" w:hAnsiTheme="majorHAnsi"/>
          <w:szCs w:val="22"/>
        </w:rPr>
      </w:pPr>
      <w:r w:rsidRPr="003113C8">
        <w:rPr>
          <w:rFonts w:asciiTheme="majorHAnsi" w:hAnsiTheme="majorHAnsi"/>
          <w:b/>
          <w:szCs w:val="22"/>
        </w:rPr>
        <w:t>RNA Editing</w:t>
      </w:r>
    </w:p>
    <w:p w14:paraId="34086D8E" w14:textId="77777777" w:rsidR="0088137C" w:rsidRPr="003113C8" w:rsidRDefault="0088137C" w:rsidP="0088137C">
      <w:pPr>
        <w:rPr>
          <w:szCs w:val="22"/>
        </w:rPr>
      </w:pPr>
      <w:r w:rsidRPr="003113C8">
        <w:rPr>
          <w:szCs w:val="22"/>
        </w:rPr>
        <w:t>RNA editing is one of the post- or co-transcriptional processes with modification of RNA nucleotides from their genome-encoded sequence</w:t>
      </w:r>
      <w:r>
        <w:rPr>
          <w:szCs w:val="22"/>
        </w:rPr>
        <w:t>.</w:t>
      </w:r>
    </w:p>
    <w:p w14:paraId="425FB1E2" w14:textId="77777777" w:rsidR="0088137C" w:rsidRPr="003113C8" w:rsidRDefault="0088137C" w:rsidP="0088137C">
      <w:pPr>
        <w:pStyle w:val="ab"/>
        <w:numPr>
          <w:ilvl w:val="0"/>
          <w:numId w:val="2"/>
        </w:numPr>
        <w:ind w:left="810" w:hanging="270"/>
        <w:rPr>
          <w:rFonts w:asciiTheme="majorHAnsi" w:hAnsiTheme="majorHAnsi"/>
          <w:szCs w:val="22"/>
        </w:rPr>
      </w:pPr>
      <w:r w:rsidRPr="003113C8">
        <w:rPr>
          <w:rFonts w:asciiTheme="majorHAnsi" w:hAnsiTheme="majorHAnsi"/>
          <w:b/>
          <w:szCs w:val="22"/>
        </w:rPr>
        <w:t>Reference Genome</w:t>
      </w:r>
    </w:p>
    <w:p w14:paraId="6C380803" w14:textId="77777777" w:rsidR="0088137C" w:rsidRPr="003113C8" w:rsidRDefault="0088137C" w:rsidP="0088137C">
      <w:pPr>
        <w:rPr>
          <w:szCs w:val="22"/>
        </w:rPr>
      </w:pPr>
      <w:r w:rsidRPr="003113C8">
        <w:rPr>
          <w:szCs w:val="22"/>
        </w:rPr>
        <w:t>Reference genome is a comprehensive, integrated, non-redundant, well-annotated set of reference sequences including genomic, transcript, and protein (hg19)</w:t>
      </w:r>
      <w:r>
        <w:rPr>
          <w:szCs w:val="22"/>
        </w:rPr>
        <w:t>.</w:t>
      </w:r>
    </w:p>
    <w:p w14:paraId="3C983DEC" w14:textId="77777777" w:rsidR="0088137C" w:rsidRPr="003113C8" w:rsidRDefault="0088137C" w:rsidP="0088137C">
      <w:pPr>
        <w:pStyle w:val="ab"/>
        <w:numPr>
          <w:ilvl w:val="0"/>
          <w:numId w:val="2"/>
        </w:numPr>
        <w:ind w:left="821" w:hanging="274"/>
        <w:rPr>
          <w:rFonts w:asciiTheme="majorHAnsi" w:hAnsiTheme="majorHAnsi"/>
          <w:szCs w:val="22"/>
        </w:rPr>
      </w:pPr>
      <w:r w:rsidRPr="003113C8">
        <w:rPr>
          <w:rFonts w:asciiTheme="majorHAnsi" w:hAnsiTheme="majorHAnsi"/>
          <w:b/>
          <w:szCs w:val="22"/>
        </w:rPr>
        <w:t>Sequence Alignment Map (</w:t>
      </w:r>
      <w:r w:rsidRPr="003113C8">
        <w:rPr>
          <w:rFonts w:asciiTheme="majorHAnsi" w:hAnsiTheme="majorHAnsi"/>
          <w:b/>
          <w:i/>
          <w:szCs w:val="22"/>
        </w:rPr>
        <w:t>.bam/.sam</w:t>
      </w:r>
      <w:r w:rsidRPr="003113C8">
        <w:rPr>
          <w:rFonts w:asciiTheme="majorHAnsi" w:hAnsiTheme="majorHAnsi"/>
          <w:b/>
          <w:szCs w:val="22"/>
        </w:rPr>
        <w:t>) File</w:t>
      </w:r>
    </w:p>
    <w:p w14:paraId="378C50B0" w14:textId="77777777" w:rsidR="0088137C" w:rsidRPr="003113C8" w:rsidRDefault="0088137C" w:rsidP="0088137C">
      <w:pPr>
        <w:rPr>
          <w:szCs w:val="22"/>
        </w:rPr>
      </w:pPr>
      <w:r w:rsidRPr="003113C8">
        <w:rPr>
          <w:szCs w:val="22"/>
        </w:rPr>
        <w:t>SAM format is a text format for storing sequence data in a series of tab delimited ASCII columns, while BAM format stores the same data in a compressed, indexed, binary form.</w:t>
      </w:r>
    </w:p>
    <w:p w14:paraId="1D00547E" w14:textId="77777777" w:rsidR="0088137C" w:rsidRPr="003113C8" w:rsidRDefault="0088137C" w:rsidP="0088137C">
      <w:pPr>
        <w:pStyle w:val="ab"/>
        <w:numPr>
          <w:ilvl w:val="0"/>
          <w:numId w:val="2"/>
        </w:numPr>
        <w:ind w:left="810" w:hanging="270"/>
        <w:rPr>
          <w:rFonts w:asciiTheme="majorHAnsi" w:hAnsiTheme="majorHAnsi"/>
          <w:szCs w:val="22"/>
        </w:rPr>
      </w:pPr>
      <w:r w:rsidRPr="003113C8">
        <w:rPr>
          <w:rFonts w:asciiTheme="majorHAnsi" w:hAnsiTheme="majorHAnsi"/>
          <w:b/>
          <w:szCs w:val="22"/>
        </w:rPr>
        <w:t>Variant Calling Format (</w:t>
      </w:r>
      <w:r w:rsidRPr="003113C8">
        <w:rPr>
          <w:rFonts w:asciiTheme="majorHAnsi" w:hAnsiTheme="majorHAnsi"/>
          <w:b/>
          <w:i/>
          <w:szCs w:val="22"/>
        </w:rPr>
        <w:t>.vcf</w:t>
      </w:r>
      <w:r w:rsidRPr="003113C8">
        <w:rPr>
          <w:rFonts w:asciiTheme="majorHAnsi" w:hAnsiTheme="majorHAnsi"/>
          <w:b/>
          <w:szCs w:val="22"/>
        </w:rPr>
        <w:t>) File</w:t>
      </w:r>
    </w:p>
    <w:p w14:paraId="30B63679" w14:textId="77777777" w:rsidR="0088137C" w:rsidRPr="003113C8" w:rsidRDefault="0088137C" w:rsidP="0088137C">
      <w:pPr>
        <w:rPr>
          <w:szCs w:val="22"/>
        </w:rPr>
      </w:pPr>
      <w:r w:rsidRPr="003113C8">
        <w:rPr>
          <w:szCs w:val="22"/>
        </w:rPr>
        <w:t>VCF is a text file format (most likely stored in a compressed manner) which contains meta-information lines, a header line, and then data lines each containing information about a position in the genome.</w:t>
      </w:r>
    </w:p>
    <w:p w14:paraId="59548B7C" w14:textId="77777777" w:rsidR="0088137C" w:rsidRPr="003113C8" w:rsidRDefault="0088137C" w:rsidP="0088137C">
      <w:pPr>
        <w:pStyle w:val="3"/>
        <w:ind w:left="442" w:hanging="442"/>
      </w:pPr>
      <w:r w:rsidRPr="003113C8">
        <w:t>Program</w:t>
      </w:r>
    </w:p>
    <w:p w14:paraId="1B77F17C" w14:textId="77777777" w:rsidR="0088137C" w:rsidRPr="003113C8" w:rsidRDefault="0088137C" w:rsidP="0088137C">
      <w:pPr>
        <w:pStyle w:val="ab"/>
        <w:numPr>
          <w:ilvl w:val="0"/>
          <w:numId w:val="2"/>
        </w:numPr>
        <w:ind w:left="821" w:hanging="274"/>
        <w:rPr>
          <w:rFonts w:asciiTheme="majorHAnsi" w:hAnsiTheme="majorHAnsi"/>
          <w:b/>
          <w:szCs w:val="22"/>
        </w:rPr>
      </w:pPr>
      <w:r w:rsidRPr="003113C8">
        <w:rPr>
          <w:rFonts w:asciiTheme="majorHAnsi" w:hAnsiTheme="majorHAnsi"/>
          <w:b/>
          <w:szCs w:val="22"/>
        </w:rPr>
        <w:t>Data Set</w:t>
      </w:r>
    </w:p>
    <w:p w14:paraId="6377E8ED" w14:textId="0D25778D" w:rsidR="0088137C" w:rsidRPr="00CC412B" w:rsidRDefault="00CC412B" w:rsidP="0088137C">
      <w:pPr>
        <w:rPr>
          <w:szCs w:val="22"/>
        </w:rPr>
      </w:pPr>
      <w:r w:rsidRPr="00CC412B">
        <w:rPr>
          <w:szCs w:val="22"/>
        </w:rPr>
        <w:t xml:space="preserve">A data set stores a set of data, which is imported from a single file. It is an efficient way to be handled and presented. In </w:t>
      </w:r>
      <w:ins w:id="56" w:author="Xing Li" w:date="2014-10-06T15:42:00Z">
        <w:r w:rsidR="000E2553">
          <w:rPr>
            <w:szCs w:val="22"/>
          </w:rPr>
          <w:t>program</w:t>
        </w:r>
      </w:ins>
      <w:del w:id="57" w:author="Xing Li" w:date="2014-10-06T15:42:00Z">
        <w:r w:rsidRPr="00CC412B" w:rsidDel="000E2553">
          <w:rPr>
            <w:szCs w:val="22"/>
          </w:rPr>
          <w:delText>the software</w:delText>
        </w:r>
      </w:del>
      <w:r w:rsidRPr="00CC412B">
        <w:rPr>
          <w:szCs w:val="22"/>
        </w:rPr>
        <w:t>, a data set refers to a BAM/SAM file that con</w:t>
      </w:r>
      <w:r>
        <w:rPr>
          <w:szCs w:val="22"/>
        </w:rPr>
        <w:t>tains sequence alignment/map</w:t>
      </w:r>
      <w:r w:rsidRPr="00CC412B">
        <w:rPr>
          <w:szCs w:val="22"/>
        </w:rPr>
        <w:t xml:space="preserve"> information, which </w:t>
      </w:r>
      <w:del w:id="58" w:author="Xing Li" w:date="2014-10-06T15:42:00Z">
        <w:r w:rsidRPr="00CC412B" w:rsidDel="000E2553">
          <w:rPr>
            <w:szCs w:val="22"/>
          </w:rPr>
          <w:delText>will be</w:delText>
        </w:r>
      </w:del>
      <w:ins w:id="59" w:author="Xing Li" w:date="2014-10-06T15:43:00Z">
        <w:r w:rsidR="000E2553">
          <w:rPr>
            <w:szCs w:val="22"/>
          </w:rPr>
          <w:t>is</w:t>
        </w:r>
      </w:ins>
      <w:r w:rsidRPr="00CC412B">
        <w:rPr>
          <w:szCs w:val="22"/>
        </w:rPr>
        <w:t xml:space="preserve"> displayed in the context of reference sequence.</w:t>
      </w:r>
    </w:p>
    <w:p w14:paraId="0A2FC5DC" w14:textId="77777777" w:rsidR="0088137C" w:rsidRPr="003113C8" w:rsidRDefault="0088137C" w:rsidP="0088137C">
      <w:pPr>
        <w:pStyle w:val="ab"/>
        <w:numPr>
          <w:ilvl w:val="0"/>
          <w:numId w:val="2"/>
        </w:numPr>
        <w:ind w:left="810" w:hanging="270"/>
        <w:rPr>
          <w:rFonts w:asciiTheme="majorHAnsi" w:hAnsiTheme="majorHAnsi"/>
          <w:b/>
          <w:szCs w:val="22"/>
        </w:rPr>
      </w:pPr>
      <w:r w:rsidRPr="003113C8">
        <w:rPr>
          <w:rFonts w:asciiTheme="majorHAnsi" w:hAnsiTheme="majorHAnsi"/>
          <w:b/>
          <w:szCs w:val="22"/>
        </w:rPr>
        <w:t>Data Group</w:t>
      </w:r>
    </w:p>
    <w:p w14:paraId="65C642C4" w14:textId="1F65DCE4" w:rsidR="0088137C" w:rsidRPr="003113C8" w:rsidRDefault="0088137C" w:rsidP="0088137C">
      <w:pPr>
        <w:rPr>
          <w:szCs w:val="22"/>
        </w:rPr>
      </w:pPr>
      <w:r w:rsidRPr="003113C8">
        <w:rPr>
          <w:rFonts w:hint="eastAsia"/>
          <w:szCs w:val="22"/>
        </w:rPr>
        <w:t xml:space="preserve">A data group </w:t>
      </w:r>
      <w:r w:rsidRPr="003113C8">
        <w:rPr>
          <w:szCs w:val="22"/>
        </w:rPr>
        <w:t xml:space="preserve">contains </w:t>
      </w:r>
      <w:r w:rsidRPr="003113C8">
        <w:rPr>
          <w:rFonts w:hint="eastAsia"/>
          <w:szCs w:val="22"/>
        </w:rPr>
        <w:t xml:space="preserve">two or more </w:t>
      </w:r>
      <w:r w:rsidRPr="003113C8">
        <w:rPr>
          <w:szCs w:val="22"/>
        </w:rPr>
        <w:t>data sets with different biological conditions to make it compared for some purposes (e.g., comparing RNA editing sites identified in cancer tissues and adjacent normal tissues). In a given data group, we aggregate data sets needed for research and save the results of comparison.</w:t>
      </w:r>
      <w:ins w:id="60" w:author="Xing Li" w:date="2014-10-06T15:43:00Z">
        <w:r w:rsidR="000E2553">
          <w:rPr>
            <w:szCs w:val="22"/>
          </w:rPr>
          <w:t xml:space="preserve"> </w:t>
        </w:r>
      </w:ins>
      <w:ins w:id="61" w:author="Xing Li" w:date="2014-10-06T15:44:00Z">
        <w:r w:rsidR="000E2553">
          <w:rPr>
            <w:szCs w:val="22"/>
          </w:rPr>
          <w:t>This function has not complete</w:t>
        </w:r>
      </w:ins>
      <w:ins w:id="62" w:author="Xing Li" w:date="2014-10-06T15:45:00Z">
        <w:r w:rsidR="000E2553">
          <w:rPr>
            <w:szCs w:val="22"/>
          </w:rPr>
          <w:t xml:space="preserve">ly worked </w:t>
        </w:r>
      </w:ins>
      <w:ins w:id="63" w:author="Xing Li" w:date="2014-10-06T15:44:00Z">
        <w:r w:rsidR="000E2553">
          <w:rPr>
            <w:szCs w:val="22"/>
          </w:rPr>
          <w:t xml:space="preserve">, </w:t>
        </w:r>
      </w:ins>
      <w:ins w:id="64" w:author="Xing Li" w:date="2014-10-06T15:46:00Z">
        <w:r w:rsidR="000E2553">
          <w:rPr>
            <w:szCs w:val="22"/>
          </w:rPr>
          <w:t xml:space="preserve">and </w:t>
        </w:r>
      </w:ins>
      <w:ins w:id="65" w:author="Xing Li" w:date="2014-10-06T15:44:00Z">
        <w:r w:rsidR="000E2553">
          <w:rPr>
            <w:szCs w:val="22"/>
          </w:rPr>
          <w:t xml:space="preserve">we will try our best to </w:t>
        </w:r>
      </w:ins>
      <w:ins w:id="66" w:author="Xing Li" w:date="2014-10-06T15:45:00Z">
        <w:r w:rsidR="000E2553">
          <w:rPr>
            <w:szCs w:val="22"/>
          </w:rPr>
          <w:t>make it come true in the next version.</w:t>
        </w:r>
      </w:ins>
    </w:p>
    <w:p w14:paraId="01FC3BBD" w14:textId="77777777" w:rsidR="0088137C" w:rsidRPr="003113C8" w:rsidRDefault="0088137C" w:rsidP="0088137C">
      <w:pPr>
        <w:pStyle w:val="ab"/>
        <w:numPr>
          <w:ilvl w:val="0"/>
          <w:numId w:val="2"/>
        </w:numPr>
        <w:ind w:left="810" w:hanging="270"/>
        <w:rPr>
          <w:rFonts w:asciiTheme="majorHAnsi" w:hAnsiTheme="majorHAnsi"/>
          <w:b/>
          <w:szCs w:val="22"/>
        </w:rPr>
      </w:pPr>
      <w:r w:rsidRPr="003113C8">
        <w:rPr>
          <w:rFonts w:asciiTheme="majorHAnsi" w:hAnsiTheme="majorHAnsi"/>
          <w:b/>
          <w:szCs w:val="22"/>
        </w:rPr>
        <w:t>Data Store</w:t>
      </w:r>
    </w:p>
    <w:p w14:paraId="448C6FAB" w14:textId="77777777" w:rsidR="0088137C" w:rsidRPr="003113C8" w:rsidRDefault="0088137C" w:rsidP="0088137C">
      <w:pPr>
        <w:rPr>
          <w:szCs w:val="22"/>
        </w:rPr>
      </w:pPr>
      <w:r w:rsidRPr="008809F8">
        <w:rPr>
          <w:szCs w:val="22"/>
        </w:rPr>
        <w:t xml:space="preserve">A data store refers to either a data set or a data group. Most analyses and visualizations in RED </w:t>
      </w:r>
      <w:del w:id="67" w:author="Xing Li" w:date="2014-10-06T15:46:00Z">
        <w:r w:rsidRPr="008809F8" w:rsidDel="000E2553">
          <w:rPr>
            <w:szCs w:val="22"/>
          </w:rPr>
          <w:delText xml:space="preserve"> </w:delText>
        </w:r>
      </w:del>
      <w:r w:rsidRPr="008809F8">
        <w:rPr>
          <w:szCs w:val="22"/>
        </w:rPr>
        <w:t>operate on data stores and they work equally well with either data sets or data groups.</w:t>
      </w:r>
    </w:p>
    <w:p w14:paraId="5AA4BAD4" w14:textId="21D7E4C1" w:rsidR="0088137C" w:rsidRPr="003113C8" w:rsidRDefault="0088137C" w:rsidP="0088137C">
      <w:pPr>
        <w:pStyle w:val="ab"/>
        <w:numPr>
          <w:ilvl w:val="0"/>
          <w:numId w:val="2"/>
        </w:numPr>
        <w:ind w:left="810" w:hanging="270"/>
        <w:rPr>
          <w:rFonts w:asciiTheme="majorHAnsi" w:hAnsiTheme="majorHAnsi"/>
          <w:b/>
          <w:szCs w:val="22"/>
        </w:rPr>
      </w:pPr>
      <w:r w:rsidRPr="003113C8">
        <w:rPr>
          <w:rFonts w:asciiTheme="majorHAnsi" w:hAnsiTheme="majorHAnsi"/>
          <w:b/>
          <w:szCs w:val="22"/>
        </w:rPr>
        <w:t>Probe</w:t>
      </w:r>
      <w:ins w:id="68" w:author="Xing Li" w:date="2014-10-06T15:49:00Z">
        <w:r w:rsidR="000E2553">
          <w:rPr>
            <w:rFonts w:asciiTheme="majorHAnsi" w:hAnsiTheme="majorHAnsi"/>
            <w:b/>
            <w:szCs w:val="22"/>
          </w:rPr>
          <w:t>/ProbeBean</w:t>
        </w:r>
      </w:ins>
    </w:p>
    <w:p w14:paraId="7CA04156" w14:textId="3ED57E73" w:rsidR="0088137C" w:rsidRPr="003113C8" w:rsidRDefault="0088137C" w:rsidP="0088137C">
      <w:pPr>
        <w:rPr>
          <w:szCs w:val="22"/>
        </w:rPr>
      </w:pPr>
      <w:r w:rsidRPr="003113C8">
        <w:rPr>
          <w:rFonts w:hint="eastAsia"/>
          <w:szCs w:val="22"/>
        </w:rPr>
        <w:t xml:space="preserve">A probe </w:t>
      </w:r>
      <w:r w:rsidRPr="003113C8">
        <w:rPr>
          <w:szCs w:val="22"/>
        </w:rPr>
        <w:t>represents</w:t>
      </w:r>
      <w:r w:rsidRPr="003113C8">
        <w:rPr>
          <w:rFonts w:hint="eastAsia"/>
          <w:szCs w:val="22"/>
        </w:rPr>
        <w:t xml:space="preserve"> a </w:t>
      </w:r>
      <w:r w:rsidRPr="003113C8">
        <w:rPr>
          <w:szCs w:val="22"/>
        </w:rPr>
        <w:t>potential RNA-</w:t>
      </w:r>
      <w:r w:rsidRPr="003113C8">
        <w:rPr>
          <w:rFonts w:hint="eastAsia"/>
          <w:szCs w:val="22"/>
        </w:rPr>
        <w:t>editing site</w:t>
      </w:r>
      <w:r w:rsidRPr="003113C8">
        <w:rPr>
          <w:szCs w:val="22"/>
        </w:rPr>
        <w:t xml:space="preserve"> which contains </w:t>
      </w:r>
      <w:ins w:id="69" w:author="Xing Li" w:date="2014-10-06T15:49:00Z">
        <w:r w:rsidR="000E2553">
          <w:rPr>
            <w:szCs w:val="22"/>
          </w:rPr>
          <w:t xml:space="preserve">basic </w:t>
        </w:r>
      </w:ins>
      <w:del w:id="70" w:author="Xing Li" w:date="2014-10-06T15:50:00Z">
        <w:r w:rsidRPr="003113C8" w:rsidDel="000E2553">
          <w:rPr>
            <w:szCs w:val="22"/>
          </w:rPr>
          <w:delText xml:space="preserve">site </w:delText>
        </w:r>
      </w:del>
      <w:r w:rsidRPr="003113C8">
        <w:rPr>
          <w:szCs w:val="22"/>
        </w:rPr>
        <w:t>information (e.g., coordinate, and editing base)</w:t>
      </w:r>
      <w:ins w:id="71" w:author="Xing Li" w:date="2014-10-06T15:50:00Z">
        <w:r w:rsidR="00CC0534">
          <w:rPr>
            <w:szCs w:val="22"/>
          </w:rPr>
          <w:t>, w</w:t>
        </w:r>
      </w:ins>
      <w:del w:id="72" w:author="Xing Li" w:date="2014-10-06T15:50:00Z">
        <w:r w:rsidRPr="003113C8" w:rsidDel="00CC0534">
          <w:rPr>
            <w:szCs w:val="22"/>
          </w:rPr>
          <w:delText xml:space="preserve">. </w:delText>
        </w:r>
      </w:del>
      <w:ins w:id="73" w:author="Xing Li" w:date="2014-10-06T15:50:00Z">
        <w:r w:rsidR="00CC0534">
          <w:rPr>
            <w:szCs w:val="22"/>
          </w:rPr>
          <w:t xml:space="preserve">hile a probe bean contains all information </w:t>
        </w:r>
      </w:ins>
      <w:ins w:id="74" w:author="Xing Li" w:date="2014-10-06T15:51:00Z">
        <w:r w:rsidR="00CC0534">
          <w:rPr>
            <w:szCs w:val="22"/>
          </w:rPr>
          <w:t xml:space="preserve">derived from </w:t>
        </w:r>
        <w:r w:rsidR="00CC0534" w:rsidRPr="00CC0534">
          <w:rPr>
            <w:i/>
            <w:szCs w:val="22"/>
            <w:rPrChange w:id="75" w:author="Xing Li" w:date="2014-10-06T15:51:00Z">
              <w:rPr>
                <w:szCs w:val="22"/>
              </w:rPr>
            </w:rPrChange>
          </w:rPr>
          <w:t>.vcf</w:t>
        </w:r>
        <w:r w:rsidR="00CC0534">
          <w:rPr>
            <w:szCs w:val="22"/>
          </w:rPr>
          <w:t xml:space="preserve"> file.</w:t>
        </w:r>
      </w:ins>
      <w:del w:id="76" w:author="Xing Li" w:date="2014-10-06T15:50:00Z">
        <w:r w:rsidRPr="003113C8" w:rsidDel="00CC0534">
          <w:rPr>
            <w:szCs w:val="22"/>
          </w:rPr>
          <w:delText xml:space="preserve">We will add more information of RNA-editing sites to a probe in the future version. </w:delText>
        </w:r>
      </w:del>
    </w:p>
    <w:p w14:paraId="2AF776C8" w14:textId="77777777" w:rsidR="0088137C" w:rsidRPr="003113C8" w:rsidRDefault="0088137C" w:rsidP="0088137C">
      <w:pPr>
        <w:pStyle w:val="ab"/>
        <w:numPr>
          <w:ilvl w:val="0"/>
          <w:numId w:val="2"/>
        </w:numPr>
        <w:ind w:left="810" w:hanging="270"/>
        <w:rPr>
          <w:rFonts w:asciiTheme="majorHAnsi" w:hAnsiTheme="majorHAnsi"/>
          <w:b/>
          <w:szCs w:val="22"/>
        </w:rPr>
      </w:pPr>
      <w:r w:rsidRPr="003113C8">
        <w:rPr>
          <w:rFonts w:asciiTheme="majorHAnsi" w:hAnsiTheme="majorHAnsi"/>
          <w:b/>
          <w:szCs w:val="22"/>
        </w:rPr>
        <w:t>Probe Set</w:t>
      </w:r>
    </w:p>
    <w:p w14:paraId="729497EB" w14:textId="77777777" w:rsidR="0088137C" w:rsidRPr="003113C8" w:rsidRDefault="0088137C" w:rsidP="0088137C">
      <w:pPr>
        <w:rPr>
          <w:szCs w:val="22"/>
        </w:rPr>
      </w:pPr>
      <w:r w:rsidRPr="003113C8">
        <w:rPr>
          <w:rFonts w:hint="eastAsia"/>
          <w:szCs w:val="22"/>
        </w:rPr>
        <w:t xml:space="preserve">A probe set stores all probes from </w:t>
      </w:r>
      <w:r w:rsidRPr="003113C8">
        <w:rPr>
          <w:szCs w:val="22"/>
        </w:rPr>
        <w:t>an initial vcf file, namely stores all RNA-editing sites without using any filter. It is also the root of a pipeline tree when executing any filter to the original probe set. The probe set is produced when a vcf file has been input into database.</w:t>
      </w:r>
    </w:p>
    <w:p w14:paraId="4994F43A" w14:textId="77777777" w:rsidR="0088137C" w:rsidRPr="003113C8" w:rsidRDefault="0088137C" w:rsidP="0088137C">
      <w:pPr>
        <w:pStyle w:val="ab"/>
        <w:numPr>
          <w:ilvl w:val="0"/>
          <w:numId w:val="2"/>
        </w:numPr>
        <w:ind w:left="810" w:hanging="270"/>
        <w:rPr>
          <w:rFonts w:asciiTheme="majorHAnsi" w:hAnsiTheme="majorHAnsi"/>
          <w:b/>
          <w:szCs w:val="22"/>
        </w:rPr>
      </w:pPr>
      <w:r w:rsidRPr="003113C8">
        <w:rPr>
          <w:rFonts w:asciiTheme="majorHAnsi" w:hAnsiTheme="majorHAnsi"/>
          <w:b/>
          <w:szCs w:val="22"/>
        </w:rPr>
        <w:t>Probe List</w:t>
      </w:r>
    </w:p>
    <w:p w14:paraId="726A3799" w14:textId="60871939" w:rsidR="0088137C" w:rsidRDefault="0088137C" w:rsidP="0088137C">
      <w:pPr>
        <w:sectPr w:rsidR="0088137C" w:rsidSect="00F56258">
          <w:headerReference w:type="even" r:id="rId14"/>
          <w:headerReference w:type="default" r:id="rId15"/>
          <w:footerReference w:type="even" r:id="rId16"/>
          <w:footerReference w:type="default" r:id="rId17"/>
          <w:headerReference w:type="first" r:id="rId18"/>
          <w:footerReference w:type="first" r:id="rId19"/>
          <w:type w:val="continuous"/>
          <w:pgSz w:w="12240" w:h="15840"/>
          <w:pgMar w:top="1440" w:right="1440" w:bottom="1440" w:left="1440" w:header="850" w:footer="994" w:gutter="0"/>
          <w:cols w:space="425"/>
          <w:docGrid w:type="lines" w:linePitch="312"/>
        </w:sectPr>
      </w:pPr>
      <w:r w:rsidRPr="003113C8">
        <w:rPr>
          <w:szCs w:val="22"/>
        </w:rPr>
        <w:t xml:space="preserve">A probe list is a subset of </w:t>
      </w:r>
      <w:del w:id="82" w:author="Xing Li" w:date="2014-10-06T15:54:00Z">
        <w:r w:rsidRPr="003113C8" w:rsidDel="00CC0534">
          <w:rPr>
            <w:szCs w:val="22"/>
          </w:rPr>
          <w:delText xml:space="preserve">a </w:delText>
        </w:r>
      </w:del>
      <w:ins w:id="83" w:author="Xing Li" w:date="2014-10-06T15:54:00Z">
        <w:r w:rsidR="00CC0534">
          <w:rPr>
            <w:szCs w:val="22"/>
          </w:rPr>
          <w:t>the</w:t>
        </w:r>
        <w:r w:rsidR="00CC0534" w:rsidRPr="003113C8">
          <w:rPr>
            <w:szCs w:val="22"/>
          </w:rPr>
          <w:t xml:space="preserve"> </w:t>
        </w:r>
      </w:ins>
      <w:r w:rsidRPr="003113C8">
        <w:rPr>
          <w:szCs w:val="22"/>
        </w:rPr>
        <w:t xml:space="preserve">probe set. Probe lists are generated by </w:t>
      </w:r>
      <w:ins w:id="84" w:author="Xing Li" w:date="2014-10-06T15:54:00Z">
        <w:r w:rsidR="00CC0534">
          <w:rPr>
            <w:szCs w:val="22"/>
          </w:rPr>
          <w:t>one or more</w:t>
        </w:r>
      </w:ins>
      <w:del w:id="85" w:author="Xing Li" w:date="2014-10-06T15:54:00Z">
        <w:r w:rsidRPr="003113C8" w:rsidDel="00CC0534">
          <w:rPr>
            <w:szCs w:val="22"/>
          </w:rPr>
          <w:delText xml:space="preserve">multiple </w:delText>
        </w:r>
      </w:del>
      <w:ins w:id="86" w:author="Xing Li" w:date="2014-10-06T15:54:00Z">
        <w:r w:rsidR="00CC0534">
          <w:rPr>
            <w:szCs w:val="22"/>
          </w:rPr>
          <w:t xml:space="preserve"> </w:t>
        </w:r>
      </w:ins>
      <w:r w:rsidRPr="003113C8">
        <w:rPr>
          <w:szCs w:val="22"/>
        </w:rPr>
        <w:t xml:space="preserve">filters implemented in RED, </w:t>
      </w:r>
      <w:r w:rsidRPr="00483884">
        <w:rPr>
          <w:szCs w:val="22"/>
        </w:rPr>
        <w:t>which store the remaining editing sites after filteration</w:t>
      </w:r>
      <w:r w:rsidRPr="003113C8">
        <w:rPr>
          <w:szCs w:val="22"/>
        </w:rPr>
        <w:t>. However, we can produ</w:t>
      </w:r>
      <w:r>
        <w:t>ce probe lists from another probe list which had executed one or more filters.</w:t>
      </w:r>
    </w:p>
    <w:p w14:paraId="6FE3E350" w14:textId="77777777" w:rsidR="0088137C" w:rsidRPr="00496B9E" w:rsidRDefault="0088137C" w:rsidP="0088137C">
      <w:pPr>
        <w:pStyle w:val="1"/>
        <w:spacing w:before="0"/>
      </w:pPr>
      <w:r w:rsidRPr="00496B9E">
        <w:t>Getting Started</w:t>
      </w:r>
    </w:p>
    <w:p w14:paraId="14946249" w14:textId="77777777" w:rsidR="0088137C" w:rsidRPr="00496B9E" w:rsidRDefault="0088137C">
      <w:pPr>
        <w:pStyle w:val="2"/>
        <w:spacing w:before="0" w:after="120"/>
        <w:ind w:left="0"/>
        <w:rPr>
          <w:sz w:val="22"/>
          <w:szCs w:val="22"/>
        </w:rPr>
        <w:pPrChange w:id="87" w:author="Xing Li" w:date="2014-10-06T21:20:00Z">
          <w:pPr>
            <w:pStyle w:val="2"/>
            <w:spacing w:before="0" w:after="120"/>
            <w:ind w:left="450" w:hanging="450"/>
          </w:pPr>
        </w:pPrChange>
      </w:pPr>
      <w:r w:rsidRPr="00496B9E">
        <w:rPr>
          <w:rFonts w:hint="eastAsia"/>
          <w:sz w:val="22"/>
          <w:szCs w:val="22"/>
        </w:rPr>
        <w:t>Start</w:t>
      </w:r>
      <w:r w:rsidRPr="00496B9E">
        <w:rPr>
          <w:sz w:val="22"/>
          <w:szCs w:val="22"/>
        </w:rPr>
        <w:t>ing</w:t>
      </w:r>
      <w:r w:rsidRPr="00496B9E">
        <w:rPr>
          <w:rFonts w:hint="eastAsia"/>
          <w:sz w:val="22"/>
          <w:szCs w:val="22"/>
        </w:rPr>
        <w:t xml:space="preserve"> a </w:t>
      </w:r>
      <w:r w:rsidRPr="00496B9E">
        <w:rPr>
          <w:sz w:val="22"/>
          <w:szCs w:val="22"/>
        </w:rPr>
        <w:t>N</w:t>
      </w:r>
      <w:r w:rsidRPr="00496B9E">
        <w:rPr>
          <w:rFonts w:hint="eastAsia"/>
          <w:sz w:val="22"/>
          <w:szCs w:val="22"/>
        </w:rPr>
        <w:t xml:space="preserve">ew </w:t>
      </w:r>
      <w:r w:rsidRPr="00496B9E">
        <w:rPr>
          <w:sz w:val="22"/>
          <w:szCs w:val="22"/>
        </w:rPr>
        <w:t>P</w:t>
      </w:r>
      <w:r w:rsidRPr="00496B9E">
        <w:rPr>
          <w:rFonts w:hint="eastAsia"/>
          <w:sz w:val="22"/>
          <w:szCs w:val="22"/>
        </w:rPr>
        <w:t>roject</w:t>
      </w:r>
    </w:p>
    <w:p w14:paraId="1B8B457E" w14:textId="5EAF0265" w:rsidR="0088137C" w:rsidRPr="00496B9E" w:rsidRDefault="0088137C" w:rsidP="0088137C">
      <w:pPr>
        <w:rPr>
          <w:szCs w:val="22"/>
        </w:rPr>
      </w:pPr>
      <w:r w:rsidRPr="00496B9E">
        <w:rPr>
          <w:rFonts w:hint="eastAsia"/>
          <w:szCs w:val="22"/>
        </w:rPr>
        <w:t xml:space="preserve">Before starting a new project, make sure that </w:t>
      </w:r>
      <w:r w:rsidRPr="00496B9E">
        <w:rPr>
          <w:szCs w:val="22"/>
        </w:rPr>
        <w:t xml:space="preserve">you have configured all running environments mentioned in the </w:t>
      </w:r>
      <w:ins w:id="88" w:author="Xing Li" w:date="2014-10-06T15:55:00Z">
        <w:r w:rsidR="00CC0534" w:rsidRPr="00752101">
          <w:rPr>
            <w:i/>
            <w:szCs w:val="22"/>
            <w:rPrChange w:id="89" w:author="Xing Li" w:date="2014-10-08T10:06:00Z">
              <w:rPr>
                <w:szCs w:val="22"/>
              </w:rPr>
            </w:rPrChange>
          </w:rPr>
          <w:fldChar w:fldCharType="begin"/>
        </w:r>
        <w:r w:rsidR="00CC0534" w:rsidRPr="00752101">
          <w:rPr>
            <w:i/>
            <w:szCs w:val="22"/>
            <w:rPrChange w:id="90" w:author="Xing Li" w:date="2014-10-08T10:06:00Z">
              <w:rPr>
                <w:szCs w:val="22"/>
              </w:rPr>
            </w:rPrChange>
          </w:rPr>
          <w:instrText xml:space="preserve"> REF _Ref400374279 \h </w:instrText>
        </w:r>
      </w:ins>
      <w:r w:rsidR="00CC0534" w:rsidRPr="00752101">
        <w:rPr>
          <w:i/>
          <w:szCs w:val="22"/>
          <w:rPrChange w:id="91" w:author="Xing Li" w:date="2014-10-08T10:06:00Z">
            <w:rPr>
              <w:i/>
              <w:szCs w:val="22"/>
            </w:rPr>
          </w:rPrChange>
        </w:rPr>
      </w:r>
      <w:r w:rsidR="00752101" w:rsidRPr="00752101">
        <w:rPr>
          <w:i/>
          <w:szCs w:val="22"/>
          <w:rPrChange w:id="92" w:author="Xing Li" w:date="2014-10-08T10:06:00Z">
            <w:rPr>
              <w:szCs w:val="22"/>
            </w:rPr>
          </w:rPrChange>
        </w:rPr>
        <w:instrText xml:space="preserve"> \* MERGEFORMAT </w:instrText>
      </w:r>
      <w:r w:rsidR="00CC0534" w:rsidRPr="00752101">
        <w:rPr>
          <w:i/>
          <w:szCs w:val="22"/>
          <w:rPrChange w:id="93" w:author="Xing Li" w:date="2014-10-08T10:06:00Z">
            <w:rPr>
              <w:szCs w:val="22"/>
            </w:rPr>
          </w:rPrChange>
        </w:rPr>
        <w:fldChar w:fldCharType="separate"/>
      </w:r>
      <w:ins w:id="94" w:author="Xing Li" w:date="2014-10-06T22:06:00Z">
        <w:r w:rsidR="00937986" w:rsidRPr="00752101">
          <w:rPr>
            <w:i/>
            <w:szCs w:val="22"/>
            <w:rPrChange w:id="95" w:author="Xing Li" w:date="2014-10-08T10:06:00Z">
              <w:rPr>
                <w:szCs w:val="22"/>
              </w:rPr>
            </w:rPrChange>
          </w:rPr>
          <w:t>Prerequisites</w:t>
        </w:r>
      </w:ins>
      <w:ins w:id="96" w:author="Xing Li" w:date="2014-10-06T15:55:00Z">
        <w:r w:rsidR="00CC0534" w:rsidRPr="00752101">
          <w:rPr>
            <w:i/>
            <w:szCs w:val="22"/>
            <w:rPrChange w:id="97" w:author="Xing Li" w:date="2014-10-08T10:06:00Z">
              <w:rPr>
                <w:szCs w:val="22"/>
              </w:rPr>
            </w:rPrChange>
          </w:rPr>
          <w:fldChar w:fldCharType="end"/>
        </w:r>
        <w:r w:rsidR="00CC0534">
          <w:rPr>
            <w:szCs w:val="22"/>
          </w:rPr>
          <w:t xml:space="preserve"> section</w:t>
        </w:r>
      </w:ins>
      <w:del w:id="98" w:author="Xing Li" w:date="2014-10-06T15:55:00Z">
        <w:r w:rsidRPr="00496B9E" w:rsidDel="00CC0534">
          <w:rPr>
            <w:i/>
            <w:szCs w:val="22"/>
          </w:rPr>
          <w:delText>Prerequisites</w:delText>
        </w:r>
        <w:r w:rsidRPr="00496B9E" w:rsidDel="00CC0534">
          <w:rPr>
            <w:szCs w:val="22"/>
          </w:rPr>
          <w:delText xml:space="preserve"> section</w:delText>
        </w:r>
      </w:del>
      <w:r w:rsidRPr="00496B9E">
        <w:rPr>
          <w:szCs w:val="22"/>
        </w:rPr>
        <w:t xml:space="preserve">. You can either select a genome or connect to MySQL database when starting a new project, but both should be performed to make the </w:t>
      </w:r>
      <w:del w:id="99" w:author="Xing Li" w:date="2014-10-06T15:56:00Z">
        <w:r w:rsidRPr="00496B9E" w:rsidDel="00CC0534">
          <w:rPr>
            <w:szCs w:val="22"/>
          </w:rPr>
          <w:delText xml:space="preserve">software </w:delText>
        </w:r>
      </w:del>
      <w:ins w:id="100" w:author="Xing Li" w:date="2014-10-06T15:56:00Z">
        <w:r w:rsidR="00CC0534">
          <w:rPr>
            <w:szCs w:val="22"/>
          </w:rPr>
          <w:t>program</w:t>
        </w:r>
        <w:r w:rsidR="00CC0534" w:rsidRPr="00496B9E">
          <w:rPr>
            <w:szCs w:val="22"/>
          </w:rPr>
          <w:t xml:space="preserve"> </w:t>
        </w:r>
      </w:ins>
      <w:r w:rsidRPr="00496B9E">
        <w:rPr>
          <w:szCs w:val="22"/>
        </w:rPr>
        <w:t>work properly.</w:t>
      </w:r>
    </w:p>
    <w:p w14:paraId="48F5A460" w14:textId="77777777" w:rsidR="0088137C" w:rsidRPr="00496B9E" w:rsidRDefault="0088137C" w:rsidP="0088137C">
      <w:pPr>
        <w:pStyle w:val="3"/>
        <w:ind w:left="442" w:hanging="442"/>
      </w:pPr>
      <w:r w:rsidRPr="00496B9E">
        <w:rPr>
          <w:rFonts w:hint="eastAsia"/>
        </w:rPr>
        <w:t xml:space="preserve">Select a </w:t>
      </w:r>
      <w:r w:rsidRPr="00496B9E">
        <w:t>G</w:t>
      </w:r>
      <w:r w:rsidRPr="00496B9E">
        <w:rPr>
          <w:rFonts w:hint="eastAsia"/>
        </w:rPr>
        <w:t>enome</w:t>
      </w:r>
    </w:p>
    <w:p w14:paraId="12AFDA28" w14:textId="2247289B" w:rsidR="0088137C" w:rsidRDefault="0088137C" w:rsidP="0088137C">
      <w:r>
        <w:rPr>
          <w:rFonts w:hint="eastAsia"/>
        </w:rPr>
        <w:t xml:space="preserve">To start a new project, you may first select a </w:t>
      </w:r>
      <w:r>
        <w:t xml:space="preserve">new </w:t>
      </w:r>
      <w:r>
        <w:rPr>
          <w:rFonts w:hint="eastAsia"/>
        </w:rPr>
        <w:t xml:space="preserve">genome </w:t>
      </w:r>
      <w:r>
        <w:t>of interest</w:t>
      </w:r>
      <w:r>
        <w:rPr>
          <w:rFonts w:hint="eastAsia"/>
        </w:rPr>
        <w:t>.</w:t>
      </w:r>
      <w:r>
        <w:t xml:space="preserve"> When the program is open, select </w:t>
      </w:r>
      <w:r w:rsidRPr="00985B54">
        <w:rPr>
          <w:i/>
        </w:rPr>
        <w:t>File &gt; New Project…</w:t>
      </w:r>
      <w:r>
        <w:t xml:space="preserve"> to select a new genome. If there isn’t any genome file in </w:t>
      </w:r>
      <w:ins w:id="101" w:author="Xing Li" w:date="2014-10-06T15:57:00Z">
        <w:r w:rsidR="00CC0534">
          <w:t xml:space="preserve">the </w:t>
        </w:r>
      </w:ins>
      <w:r>
        <w:t xml:space="preserve">local host, a warning notification will pop up as the following </w:t>
      </w:r>
      <w:del w:id="102" w:author="Xing Li" w:date="2014-10-06T15:58:00Z">
        <w:r w:rsidDel="00CC0534">
          <w:delText>is showed</w:delText>
        </w:r>
      </w:del>
      <w:ins w:id="103" w:author="Xing Li" w:date="2014-10-06T15:58:00Z">
        <w:r w:rsidR="00CC0534">
          <w:t>illustrated</w:t>
        </w:r>
      </w:ins>
      <w:r>
        <w:t xml:space="preserve"> and tell you what you should do.</w:t>
      </w:r>
    </w:p>
    <w:p w14:paraId="7F50FDDB" w14:textId="77777777" w:rsidR="0088137C" w:rsidRDefault="0088137C" w:rsidP="0088137C">
      <w:pPr>
        <w:keepNext/>
        <w:ind w:firstLine="0"/>
        <w:jc w:val="center"/>
      </w:pPr>
      <w:r w:rsidRPr="00C5734B">
        <w:rPr>
          <w:noProof/>
        </w:rPr>
        <w:t xml:space="preserve"> </w:t>
      </w:r>
      <w:r>
        <w:rPr>
          <w:noProof/>
        </w:rPr>
        <w:drawing>
          <wp:inline distT="0" distB="0" distL="0" distR="0" wp14:anchorId="0B1F81CA" wp14:editId="52C2EC1D">
            <wp:extent cx="5676900" cy="1102629"/>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8174" cy="1106761"/>
                    </a:xfrm>
                    <a:prstGeom prst="rect">
                      <a:avLst/>
                    </a:prstGeom>
                  </pic:spPr>
                </pic:pic>
              </a:graphicData>
            </a:graphic>
          </wp:inline>
        </w:drawing>
      </w:r>
    </w:p>
    <w:p w14:paraId="6127A5C7" w14:textId="6A1304BC" w:rsidR="0088137C" w:rsidRPr="00F526E4" w:rsidRDefault="0088137C" w:rsidP="0088137C">
      <w:pPr>
        <w:pStyle w:val="afd"/>
        <w:jc w:val="center"/>
        <w:rPr>
          <w:i/>
        </w:rPr>
      </w:pPr>
      <w:r w:rsidRPr="00F526E4">
        <w:rPr>
          <w:i/>
        </w:rPr>
        <w:t xml:space="preserve">Fig. </w:t>
      </w:r>
      <w:ins w:id="104"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105"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106" w:author="Xing Li" w:date="2014-10-06T22:06:00Z">
        <w:r w:rsidR="00937986">
          <w:rPr>
            <w:i/>
            <w:noProof/>
          </w:rPr>
          <w:t>1</w:t>
        </w:r>
      </w:ins>
      <w:ins w:id="107" w:author="Xing Li" w:date="2014-10-06T21:35:00Z">
        <w:r w:rsidR="009268AC">
          <w:rPr>
            <w:i/>
          </w:rPr>
          <w:fldChar w:fldCharType="end"/>
        </w:r>
      </w:ins>
      <w:del w:id="108"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w:delText>
        </w:r>
        <w:r w:rsidDel="00160367">
          <w:rPr>
            <w:i/>
          </w:rPr>
          <w:fldChar w:fldCharType="end"/>
        </w:r>
      </w:del>
      <w:r w:rsidRPr="00F526E4">
        <w:rPr>
          <w:i/>
        </w:rPr>
        <w:t xml:space="preserve"> </w:t>
      </w:r>
      <w:r w:rsidRPr="002E4F27">
        <w:rPr>
          <w:rStyle w:val="af7"/>
        </w:rPr>
        <w:t>Warning when there is no genome in genome directory</w:t>
      </w:r>
    </w:p>
    <w:p w14:paraId="490FC0CC" w14:textId="77777777" w:rsidR="0088137C" w:rsidRDefault="0088137C" w:rsidP="0088137C">
      <w:r>
        <w:rPr>
          <w:rFonts w:hint="eastAsia"/>
        </w:rPr>
        <w:t xml:space="preserve">If you choose to download a new genome, </w:t>
      </w:r>
      <w:r>
        <w:t xml:space="preserve">click </w:t>
      </w:r>
      <w:r w:rsidRPr="001F04C8">
        <w:rPr>
          <w:i/>
        </w:rPr>
        <w:t>Import New</w:t>
      </w:r>
      <w:r>
        <w:rPr>
          <w:i/>
        </w:rPr>
        <w:t xml:space="preserve"> </w:t>
      </w:r>
      <w:r>
        <w:t>button and find out the new genome you need.</w:t>
      </w:r>
    </w:p>
    <w:p w14:paraId="7C643576" w14:textId="77777777" w:rsidR="0088137C" w:rsidRDefault="0088137C" w:rsidP="0088137C">
      <w:pPr>
        <w:keepNext/>
        <w:ind w:firstLine="0"/>
        <w:jc w:val="center"/>
      </w:pPr>
      <w:r>
        <w:rPr>
          <w:noProof/>
        </w:rPr>
        <w:drawing>
          <wp:inline distT="0" distB="0" distL="0" distR="0" wp14:anchorId="1AE8E430" wp14:editId="7386BC22">
            <wp:extent cx="2245766" cy="2009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972" cy="2020291"/>
                    </a:xfrm>
                    <a:prstGeom prst="rect">
                      <a:avLst/>
                    </a:prstGeom>
                  </pic:spPr>
                </pic:pic>
              </a:graphicData>
            </a:graphic>
          </wp:inline>
        </w:drawing>
      </w:r>
    </w:p>
    <w:p w14:paraId="2B63EA87" w14:textId="2CC6CFEA" w:rsidR="0088137C" w:rsidRPr="00F526E4" w:rsidRDefault="0088137C" w:rsidP="0088137C">
      <w:pPr>
        <w:pStyle w:val="afd"/>
        <w:jc w:val="center"/>
        <w:rPr>
          <w:i/>
        </w:rPr>
      </w:pPr>
      <w:r w:rsidRPr="00F526E4">
        <w:rPr>
          <w:i/>
        </w:rPr>
        <w:t xml:space="preserve">Fig. </w:t>
      </w:r>
      <w:ins w:id="109"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110"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111" w:author="Xing Li" w:date="2014-10-06T22:06:00Z">
        <w:r w:rsidR="00937986">
          <w:rPr>
            <w:i/>
            <w:noProof/>
          </w:rPr>
          <w:t>2</w:t>
        </w:r>
      </w:ins>
      <w:ins w:id="112" w:author="Xing Li" w:date="2014-10-06T21:35:00Z">
        <w:r w:rsidR="009268AC">
          <w:rPr>
            <w:i/>
          </w:rPr>
          <w:fldChar w:fldCharType="end"/>
        </w:r>
      </w:ins>
      <w:del w:id="113"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2</w:delText>
        </w:r>
        <w:r w:rsidDel="00160367">
          <w:rPr>
            <w:i/>
          </w:rPr>
          <w:fldChar w:fldCharType="end"/>
        </w:r>
      </w:del>
      <w:r w:rsidRPr="00F526E4">
        <w:rPr>
          <w:i/>
        </w:rPr>
        <w:t xml:space="preserve"> </w:t>
      </w:r>
      <w:r w:rsidRPr="002E4F27">
        <w:rPr>
          <w:rStyle w:val="af7"/>
          <w:rFonts w:hint="eastAsia"/>
        </w:rPr>
        <w:t>Select a new genome to download</w:t>
      </w:r>
    </w:p>
    <w:p w14:paraId="3328FDDB" w14:textId="320B7289" w:rsidR="0088137C" w:rsidRDefault="0088137C" w:rsidP="0088137C">
      <w:r>
        <w:rPr>
          <w:rFonts w:hint="eastAsia"/>
        </w:rPr>
        <w:t xml:space="preserve">After </w:t>
      </w:r>
      <w:ins w:id="114" w:author="Xing Li" w:date="2014-10-06T16:00:00Z">
        <w:r w:rsidR="00CC0534">
          <w:t xml:space="preserve">the </w:t>
        </w:r>
      </w:ins>
      <w:r>
        <w:rPr>
          <w:rFonts w:hint="eastAsia"/>
        </w:rPr>
        <w:t>downlo</w:t>
      </w:r>
      <w:r>
        <w:t>a</w:t>
      </w:r>
      <w:r>
        <w:rPr>
          <w:rFonts w:hint="eastAsia"/>
        </w:rPr>
        <w:t>d</w:t>
      </w:r>
      <w:ins w:id="115" w:author="Xing Li" w:date="2014-10-06T16:00:00Z">
        <w:r w:rsidR="00CC0534">
          <w:t xml:space="preserve"> completes</w:t>
        </w:r>
      </w:ins>
      <w:del w:id="116" w:author="Xing Li" w:date="2014-10-06T16:00:00Z">
        <w:r w:rsidDel="00CC0534">
          <w:rPr>
            <w:rFonts w:hint="eastAsia"/>
          </w:rPr>
          <w:delText>ing</w:delText>
        </w:r>
      </w:del>
      <w:r>
        <w:rPr>
          <w:rFonts w:hint="eastAsia"/>
        </w:rPr>
        <w:t xml:space="preserve">, </w:t>
      </w:r>
      <w:r>
        <w:t xml:space="preserve">the following dialog of </w:t>
      </w:r>
      <w:del w:id="117" w:author="Xing Li" w:date="2014-10-08T09:51:00Z">
        <w:r w:rsidRPr="001A621A" w:rsidDel="001A621A">
          <w:rPr>
            <w:i/>
            <w:rPrChange w:id="118" w:author="Xing Li" w:date="2014-10-08T09:51:00Z">
              <w:rPr/>
            </w:rPrChange>
          </w:rPr>
          <w:delText>‘</w:delText>
        </w:r>
      </w:del>
      <w:del w:id="119" w:author="Xing Li" w:date="2014-10-06T15:59:00Z">
        <w:r w:rsidRPr="001A621A" w:rsidDel="00CC0534">
          <w:rPr>
            <w:i/>
            <w:rPrChange w:id="120" w:author="Xing Li" w:date="2014-10-08T09:51:00Z">
              <w:rPr/>
            </w:rPrChange>
          </w:rPr>
          <w:delText xml:space="preserve">select </w:delText>
        </w:r>
      </w:del>
      <w:ins w:id="121" w:author="Xing Li" w:date="2014-10-06T15:59:00Z">
        <w:r w:rsidR="00CC0534" w:rsidRPr="001A621A">
          <w:rPr>
            <w:i/>
            <w:rPrChange w:id="122" w:author="Xing Li" w:date="2014-10-08T09:51:00Z">
              <w:rPr/>
            </w:rPrChange>
          </w:rPr>
          <w:t xml:space="preserve">Select </w:t>
        </w:r>
      </w:ins>
      <w:del w:id="123" w:author="Xing Li" w:date="2014-10-06T15:59:00Z">
        <w:r w:rsidRPr="001A621A" w:rsidDel="00CC0534">
          <w:rPr>
            <w:i/>
            <w:rPrChange w:id="124" w:author="Xing Li" w:date="2014-10-08T09:51:00Z">
              <w:rPr/>
            </w:rPrChange>
          </w:rPr>
          <w:delText xml:space="preserve">genome’ </w:delText>
        </w:r>
      </w:del>
      <w:ins w:id="125" w:author="Xing Li" w:date="2014-10-06T15:59:00Z">
        <w:r w:rsidR="001A621A" w:rsidRPr="001A621A">
          <w:rPr>
            <w:i/>
            <w:rPrChange w:id="126" w:author="Xing Li" w:date="2014-10-08T09:51:00Z">
              <w:rPr/>
            </w:rPrChange>
          </w:rPr>
          <w:t>Genome…</w:t>
        </w:r>
        <w:r w:rsidR="00CC0534">
          <w:t xml:space="preserve"> </w:t>
        </w:r>
      </w:ins>
      <w:r>
        <w:t>will pop</w:t>
      </w:r>
      <w:ins w:id="127" w:author="Xing Li" w:date="2014-10-06T16:00:00Z">
        <w:r w:rsidR="008B2B6F">
          <w:t xml:space="preserve"> </w:t>
        </w:r>
      </w:ins>
      <w:del w:id="128" w:author="Xing Li" w:date="2014-10-06T16:00:00Z">
        <w:r w:rsidDel="008B2B6F">
          <w:delText>-</w:delText>
        </w:r>
      </w:del>
      <w:r>
        <w:t>up.</w:t>
      </w:r>
    </w:p>
    <w:p w14:paraId="469F98F8" w14:textId="77777777" w:rsidR="0088137C" w:rsidRDefault="0088137C" w:rsidP="0088137C">
      <w:pPr>
        <w:keepNext/>
        <w:ind w:firstLine="0"/>
        <w:jc w:val="center"/>
      </w:pPr>
      <w:r>
        <w:rPr>
          <w:noProof/>
        </w:rPr>
        <w:drawing>
          <wp:inline distT="0" distB="0" distL="0" distR="0" wp14:anchorId="12EC551F" wp14:editId="1FDC756A">
            <wp:extent cx="2558143" cy="22383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8293" cy="2247257"/>
                    </a:xfrm>
                    <a:prstGeom prst="rect">
                      <a:avLst/>
                    </a:prstGeom>
                  </pic:spPr>
                </pic:pic>
              </a:graphicData>
            </a:graphic>
          </wp:inline>
        </w:drawing>
      </w:r>
    </w:p>
    <w:p w14:paraId="73BC36D6" w14:textId="31CBD10B" w:rsidR="0088137C" w:rsidRPr="00F526E4" w:rsidRDefault="0088137C" w:rsidP="0088137C">
      <w:pPr>
        <w:pStyle w:val="afd"/>
        <w:jc w:val="center"/>
        <w:rPr>
          <w:i/>
        </w:rPr>
      </w:pPr>
      <w:r w:rsidRPr="00F526E4">
        <w:rPr>
          <w:i/>
        </w:rPr>
        <w:t xml:space="preserve">Fig. </w:t>
      </w:r>
      <w:ins w:id="129"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130"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131" w:author="Xing Li" w:date="2014-10-06T22:06:00Z">
        <w:r w:rsidR="00937986">
          <w:rPr>
            <w:i/>
            <w:noProof/>
          </w:rPr>
          <w:t>3</w:t>
        </w:r>
      </w:ins>
      <w:ins w:id="132" w:author="Xing Li" w:date="2014-10-06T21:35:00Z">
        <w:r w:rsidR="009268AC">
          <w:rPr>
            <w:i/>
          </w:rPr>
          <w:fldChar w:fldCharType="end"/>
        </w:r>
      </w:ins>
      <w:del w:id="133"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3</w:delText>
        </w:r>
        <w:r w:rsidDel="00160367">
          <w:rPr>
            <w:i/>
          </w:rPr>
          <w:fldChar w:fldCharType="end"/>
        </w:r>
      </w:del>
      <w:r w:rsidRPr="00F526E4">
        <w:rPr>
          <w:i/>
        </w:rPr>
        <w:t xml:space="preserve"> </w:t>
      </w:r>
      <w:r w:rsidRPr="002E4F27">
        <w:rPr>
          <w:rStyle w:val="af7"/>
          <w:rFonts w:hint="eastAsia"/>
        </w:rPr>
        <w:t xml:space="preserve">Select a new genome to </w:t>
      </w:r>
      <w:r w:rsidRPr="002E4F27">
        <w:rPr>
          <w:rStyle w:val="af7"/>
        </w:rPr>
        <w:t>import</w:t>
      </w:r>
    </w:p>
    <w:p w14:paraId="16909A4B" w14:textId="0ED3C196" w:rsidR="0088137C" w:rsidRDefault="0088137C">
      <w:pPr>
        <w:ind w:firstLine="420"/>
        <w:pPrChange w:id="134" w:author="Xing Li" w:date="2014-10-06T16:01:00Z">
          <w:pPr>
            <w:ind w:firstLine="0"/>
          </w:pPr>
        </w:pPrChange>
      </w:pPr>
      <w:del w:id="135" w:author="Xing Li" w:date="2014-10-06T16:01:00Z">
        <w:r w:rsidDel="008B2B6F">
          <w:delText xml:space="preserve">    </w:delText>
        </w:r>
      </w:del>
      <w:r>
        <w:t>I</w:t>
      </w:r>
      <w:r w:rsidRPr="00733A58">
        <w:t>t is noteworthy that</w:t>
      </w:r>
      <w:r>
        <w:t xml:space="preserve"> it may take a little bit longer when importing genome data into RED </w:t>
      </w:r>
      <w:r w:rsidR="00CC412B">
        <w:t xml:space="preserve">for </w:t>
      </w:r>
      <w:r>
        <w:t>the first time. We have a cache mechanism to make it faster when you reload the same genome.</w:t>
      </w:r>
      <w:r w:rsidRPr="009D23CD">
        <w:t xml:space="preserve"> Once you have selected your genome and it has </w:t>
      </w:r>
      <w:r>
        <w:t xml:space="preserve">been </w:t>
      </w:r>
      <w:r w:rsidRPr="009D23CD">
        <w:t>loaded</w:t>
      </w:r>
      <w:r>
        <w:t xml:space="preserve">, </w:t>
      </w:r>
      <w:r w:rsidRPr="009D23CD">
        <w:t>you can move on to</w:t>
      </w:r>
      <w:r>
        <w:t xml:space="preserve"> the next step.</w:t>
      </w:r>
    </w:p>
    <w:p w14:paraId="447BEE1C" w14:textId="77777777" w:rsidR="0088137C" w:rsidRDefault="0088137C" w:rsidP="0088137C">
      <w:pPr>
        <w:pStyle w:val="3"/>
        <w:ind w:left="442" w:hanging="442"/>
      </w:pPr>
      <w:r>
        <w:t>Connecting to MySQL Database Management System (DBMS)</w:t>
      </w:r>
    </w:p>
    <w:p w14:paraId="616A9138" w14:textId="7C35AFBB" w:rsidR="0088137C" w:rsidRDefault="0088137C">
      <w:pPr>
        <w:ind w:firstLine="420"/>
        <w:pPrChange w:id="136" w:author="Xing Li" w:date="2014-10-06T16:01:00Z">
          <w:pPr>
            <w:ind w:firstLine="0"/>
          </w:pPr>
        </w:pPrChange>
      </w:pPr>
      <w:del w:id="137" w:author="Xing Li" w:date="2014-10-06T16:01:00Z">
        <w:r w:rsidDel="008B2B6F">
          <w:delText xml:space="preserve">    </w:delText>
        </w:r>
      </w:del>
      <w:r>
        <w:t>A</w:t>
      </w:r>
      <w:r>
        <w:rPr>
          <w:rFonts w:hint="eastAsia"/>
        </w:rPr>
        <w:t xml:space="preserve"> simple </w:t>
      </w:r>
      <w:r>
        <w:t xml:space="preserve">database </w:t>
      </w:r>
      <w:r>
        <w:rPr>
          <w:rFonts w:hint="eastAsia"/>
        </w:rPr>
        <w:t>connection dialog</w:t>
      </w:r>
      <w:r>
        <w:t xml:space="preserve"> will pop up when you select </w:t>
      </w:r>
      <w:r w:rsidRPr="00DB6AC0">
        <w:rPr>
          <w:i/>
        </w:rPr>
        <w:t>File &gt; Connect to MySQL…</w:t>
      </w:r>
      <w:r>
        <w:t xml:space="preserve"> as</w:t>
      </w:r>
      <w:del w:id="138" w:author="Xing Li" w:date="2014-10-08T09:51:00Z">
        <w:r w:rsidDel="001A621A">
          <w:delText xml:space="preserve"> the</w:delText>
        </w:r>
      </w:del>
      <w:r>
        <w:t xml:space="preserve"> following </w:t>
      </w:r>
      <w:del w:id="139" w:author="Xing Li" w:date="2014-10-06T16:01:00Z">
        <w:r w:rsidDel="008B2B6F">
          <w:delText>illustration</w:delText>
        </w:r>
      </w:del>
      <w:ins w:id="140" w:author="Xing Li" w:date="2014-10-06T16:01:00Z">
        <w:r w:rsidR="008B2B6F">
          <w:t>illustrated</w:t>
        </w:r>
      </w:ins>
      <w:r>
        <w:t>:</w:t>
      </w:r>
    </w:p>
    <w:p w14:paraId="50520482" w14:textId="77777777" w:rsidR="0088137C" w:rsidRDefault="0088137C" w:rsidP="0088137C">
      <w:pPr>
        <w:keepNext/>
        <w:ind w:firstLine="0"/>
        <w:jc w:val="center"/>
      </w:pPr>
      <w:r>
        <w:rPr>
          <w:noProof/>
        </w:rPr>
        <w:drawing>
          <wp:inline distT="0" distB="0" distL="0" distR="0" wp14:anchorId="46F800C3" wp14:editId="3342027F">
            <wp:extent cx="3798094" cy="30384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8344" cy="3038675"/>
                    </a:xfrm>
                    <a:prstGeom prst="rect">
                      <a:avLst/>
                    </a:prstGeom>
                  </pic:spPr>
                </pic:pic>
              </a:graphicData>
            </a:graphic>
          </wp:inline>
        </w:drawing>
      </w:r>
    </w:p>
    <w:p w14:paraId="7583D008" w14:textId="69F09048" w:rsidR="0088137C" w:rsidRPr="00F526E4" w:rsidRDefault="0088137C" w:rsidP="0088137C">
      <w:pPr>
        <w:pStyle w:val="afd"/>
        <w:jc w:val="center"/>
        <w:rPr>
          <w:i/>
        </w:rPr>
      </w:pPr>
      <w:r w:rsidRPr="00F526E4">
        <w:rPr>
          <w:i/>
        </w:rPr>
        <w:t xml:space="preserve">Fig. </w:t>
      </w:r>
      <w:ins w:id="141"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142"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143" w:author="Xing Li" w:date="2014-10-06T22:06:00Z">
        <w:r w:rsidR="00937986">
          <w:rPr>
            <w:i/>
            <w:noProof/>
          </w:rPr>
          <w:t>4</w:t>
        </w:r>
      </w:ins>
      <w:ins w:id="144" w:author="Xing Li" w:date="2014-10-06T21:35:00Z">
        <w:r w:rsidR="009268AC">
          <w:rPr>
            <w:i/>
          </w:rPr>
          <w:fldChar w:fldCharType="end"/>
        </w:r>
      </w:ins>
      <w:del w:id="145"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4</w:delText>
        </w:r>
        <w:r w:rsidDel="00160367">
          <w:rPr>
            <w:i/>
          </w:rPr>
          <w:fldChar w:fldCharType="end"/>
        </w:r>
      </w:del>
      <w:r w:rsidRPr="00F526E4">
        <w:rPr>
          <w:i/>
        </w:rPr>
        <w:t xml:space="preserve"> </w:t>
      </w:r>
      <w:r w:rsidRPr="002E4F27">
        <w:rPr>
          <w:rStyle w:val="af7"/>
        </w:rPr>
        <w:t>Connect to MySQL DBMS</w:t>
      </w:r>
    </w:p>
    <w:p w14:paraId="5CD0B6D2" w14:textId="79B4F450" w:rsidR="0088137C" w:rsidRDefault="0088137C" w:rsidP="00CC412B">
      <w:r>
        <w:t>With successful connection, the program will detect whether there is an database with imported data before and then make a relevant notification for the next step.</w:t>
      </w:r>
    </w:p>
    <w:p w14:paraId="4E027021" w14:textId="77777777" w:rsidR="0088137C" w:rsidRDefault="0088137C" w:rsidP="0088137C">
      <w:pPr>
        <w:pStyle w:val="ab"/>
        <w:numPr>
          <w:ilvl w:val="0"/>
          <w:numId w:val="2"/>
        </w:numPr>
        <w:ind w:left="821" w:hanging="274"/>
        <w:rPr>
          <w:rFonts w:asciiTheme="majorHAnsi" w:hAnsiTheme="majorHAnsi"/>
          <w:b/>
          <w:szCs w:val="22"/>
        </w:rPr>
      </w:pPr>
      <w:r w:rsidRPr="004239DB">
        <w:rPr>
          <w:rFonts w:asciiTheme="majorHAnsi" w:hAnsiTheme="majorHAnsi" w:hint="eastAsia"/>
          <w:b/>
          <w:szCs w:val="22"/>
        </w:rPr>
        <w:t>N</w:t>
      </w:r>
      <w:r>
        <w:rPr>
          <w:rFonts w:asciiTheme="majorHAnsi" w:hAnsiTheme="majorHAnsi"/>
          <w:b/>
          <w:szCs w:val="22"/>
        </w:rPr>
        <w:t>ull</w:t>
      </w:r>
      <w:r w:rsidRPr="004239DB">
        <w:rPr>
          <w:rFonts w:asciiTheme="majorHAnsi" w:hAnsiTheme="majorHAnsi" w:hint="eastAsia"/>
          <w:b/>
          <w:szCs w:val="22"/>
        </w:rPr>
        <w:t xml:space="preserve"> in </w:t>
      </w:r>
      <w:r w:rsidRPr="004239DB">
        <w:rPr>
          <w:rFonts w:asciiTheme="majorHAnsi" w:hAnsiTheme="majorHAnsi"/>
          <w:b/>
          <w:szCs w:val="22"/>
        </w:rPr>
        <w:t>Database</w:t>
      </w:r>
    </w:p>
    <w:p w14:paraId="4E9473A9" w14:textId="6E4BCB69" w:rsidR="0088137C" w:rsidRDefault="0088137C" w:rsidP="00CC412B">
      <w:r>
        <w:rPr>
          <w:rFonts w:hint="eastAsia"/>
        </w:rPr>
        <w:t>If the</w:t>
      </w:r>
      <w:r>
        <w:t xml:space="preserve"> </w:t>
      </w:r>
      <w:r>
        <w:rPr>
          <w:rFonts w:hint="eastAsia"/>
        </w:rPr>
        <w:t>database</w:t>
      </w:r>
      <w:r>
        <w:t xml:space="preserve"> is empty (or null)</w:t>
      </w:r>
      <w:r>
        <w:rPr>
          <w:rFonts w:hint="eastAsia"/>
        </w:rPr>
        <w:t xml:space="preserve">, the program will tell what you </w:t>
      </w:r>
      <w:r>
        <w:t>need to prepare</w:t>
      </w:r>
      <w:r>
        <w:rPr>
          <w:rFonts w:hint="eastAsia"/>
        </w:rPr>
        <w:t xml:space="preserve"> for data import.</w:t>
      </w:r>
      <w:r>
        <w:t xml:space="preserve"> </w:t>
      </w:r>
    </w:p>
    <w:p w14:paraId="1DCC40C6" w14:textId="7CC191F3" w:rsidR="008B2B6F" w:rsidRDefault="0088137C" w:rsidP="0088137C">
      <w:pPr>
        <w:keepNext/>
        <w:ind w:firstLine="0"/>
        <w:jc w:val="center"/>
      </w:pPr>
      <w:r w:rsidRPr="003A22A0">
        <w:rPr>
          <w:noProof/>
        </w:rPr>
        <w:t xml:space="preserve"> </w:t>
      </w:r>
      <w:del w:id="146" w:author="Xing Li" w:date="2014-10-06T16:05:00Z">
        <w:r w:rsidDel="008B2B6F">
          <w:rPr>
            <w:noProof/>
          </w:rPr>
          <w:drawing>
            <wp:inline distT="0" distB="0" distL="0" distR="0" wp14:anchorId="06668AD2" wp14:editId="3E8E8643">
              <wp:extent cx="4036219" cy="322897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3735" cy="3234988"/>
                      </a:xfrm>
                      <a:prstGeom prst="rect">
                        <a:avLst/>
                      </a:prstGeom>
                    </pic:spPr>
                  </pic:pic>
                </a:graphicData>
              </a:graphic>
            </wp:inline>
          </w:drawing>
        </w:r>
      </w:del>
      <w:ins w:id="147" w:author="Xing Li" w:date="2014-10-06T16:05:00Z">
        <w:r w:rsidR="008B2B6F">
          <w:rPr>
            <w:noProof/>
          </w:rPr>
          <w:drawing>
            <wp:inline distT="0" distB="0" distL="0" distR="0" wp14:anchorId="4510F0F1" wp14:editId="26A5A757">
              <wp:extent cx="4210050" cy="3373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2841" cy="3375348"/>
                      </a:xfrm>
                      <a:prstGeom prst="rect">
                        <a:avLst/>
                      </a:prstGeom>
                    </pic:spPr>
                  </pic:pic>
                </a:graphicData>
              </a:graphic>
            </wp:inline>
          </w:drawing>
        </w:r>
      </w:ins>
    </w:p>
    <w:p w14:paraId="3B06343F" w14:textId="73A101F6" w:rsidR="0088137C" w:rsidRPr="00F526E4" w:rsidRDefault="0088137C" w:rsidP="0088137C">
      <w:pPr>
        <w:pStyle w:val="afd"/>
        <w:jc w:val="center"/>
        <w:rPr>
          <w:i/>
        </w:rPr>
      </w:pPr>
      <w:r w:rsidRPr="00F526E4">
        <w:rPr>
          <w:i/>
        </w:rPr>
        <w:t xml:space="preserve">Fig. </w:t>
      </w:r>
      <w:ins w:id="148"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149"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150" w:author="Xing Li" w:date="2014-10-06T22:06:00Z">
        <w:r w:rsidR="00937986">
          <w:rPr>
            <w:i/>
            <w:noProof/>
          </w:rPr>
          <w:t>5</w:t>
        </w:r>
      </w:ins>
      <w:ins w:id="151" w:author="Xing Li" w:date="2014-10-06T21:35:00Z">
        <w:r w:rsidR="009268AC">
          <w:rPr>
            <w:i/>
          </w:rPr>
          <w:fldChar w:fldCharType="end"/>
        </w:r>
      </w:ins>
      <w:del w:id="152"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5</w:delText>
        </w:r>
        <w:r w:rsidDel="00160367">
          <w:rPr>
            <w:i/>
          </w:rPr>
          <w:fldChar w:fldCharType="end"/>
        </w:r>
      </w:del>
      <w:r w:rsidRPr="00F526E4">
        <w:rPr>
          <w:i/>
        </w:rPr>
        <w:t xml:space="preserve"> </w:t>
      </w:r>
      <w:r w:rsidRPr="002E4F27">
        <w:rPr>
          <w:rStyle w:val="af7"/>
        </w:rPr>
        <w:t>Data import notification</w:t>
      </w:r>
    </w:p>
    <w:p w14:paraId="780F20A3" w14:textId="625B2891" w:rsidR="0088137C" w:rsidRDefault="0088137C" w:rsidP="0088137C">
      <w:pPr>
        <w:keepNext/>
        <w:ind w:firstLine="0"/>
        <w:jc w:val="center"/>
      </w:pPr>
      <w:del w:id="153" w:author="Xing Li" w:date="2014-10-06T16:06:00Z">
        <w:r w:rsidDel="008B2B6F">
          <w:rPr>
            <w:noProof/>
          </w:rPr>
          <w:drawing>
            <wp:inline distT="0" distB="0" distL="0" distR="0" wp14:anchorId="3A15DD34" wp14:editId="06A13377">
              <wp:extent cx="4169664" cy="208483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2069" cy="2091034"/>
                      </a:xfrm>
                      <a:prstGeom prst="rect">
                        <a:avLst/>
                      </a:prstGeom>
                    </pic:spPr>
                  </pic:pic>
                </a:graphicData>
              </a:graphic>
            </wp:inline>
          </w:drawing>
        </w:r>
      </w:del>
      <w:ins w:id="154" w:author="Xing Li" w:date="2014-10-06T16:06:00Z">
        <w:r w:rsidR="008B2B6F" w:rsidRPr="008B2B6F">
          <w:rPr>
            <w:noProof/>
          </w:rPr>
          <w:t xml:space="preserve"> </w:t>
        </w:r>
        <w:r w:rsidR="008B2B6F">
          <w:rPr>
            <w:noProof/>
          </w:rPr>
          <w:drawing>
            <wp:inline distT="0" distB="0" distL="0" distR="0" wp14:anchorId="5920477B" wp14:editId="7F9BE606">
              <wp:extent cx="4181475" cy="209073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9636" cy="2099818"/>
                      </a:xfrm>
                      <a:prstGeom prst="rect">
                        <a:avLst/>
                      </a:prstGeom>
                    </pic:spPr>
                  </pic:pic>
                </a:graphicData>
              </a:graphic>
            </wp:inline>
          </w:drawing>
        </w:r>
      </w:ins>
    </w:p>
    <w:p w14:paraId="7763FF8D" w14:textId="0569E120" w:rsidR="0088137C" w:rsidRPr="00F526E4" w:rsidRDefault="0088137C" w:rsidP="0088137C">
      <w:pPr>
        <w:pStyle w:val="afd"/>
        <w:jc w:val="center"/>
        <w:rPr>
          <w:i/>
        </w:rPr>
      </w:pPr>
      <w:bookmarkStart w:id="155" w:name="_Ref400375047"/>
      <w:r w:rsidRPr="00F526E4">
        <w:rPr>
          <w:i/>
        </w:rPr>
        <w:t xml:space="preserve">Fig. </w:t>
      </w:r>
      <w:ins w:id="156"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157"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158" w:author="Xing Li" w:date="2014-10-06T22:06:00Z">
        <w:r w:rsidR="00937986">
          <w:rPr>
            <w:i/>
            <w:noProof/>
          </w:rPr>
          <w:t>6</w:t>
        </w:r>
      </w:ins>
      <w:ins w:id="159" w:author="Xing Li" w:date="2014-10-06T21:35:00Z">
        <w:r w:rsidR="009268AC">
          <w:rPr>
            <w:i/>
          </w:rPr>
          <w:fldChar w:fldCharType="end"/>
        </w:r>
      </w:ins>
      <w:del w:id="160"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6</w:delText>
        </w:r>
        <w:r w:rsidDel="00160367">
          <w:rPr>
            <w:i/>
          </w:rPr>
          <w:fldChar w:fldCharType="end"/>
        </w:r>
      </w:del>
      <w:bookmarkEnd w:id="155"/>
      <w:r>
        <w:rPr>
          <w:i/>
        </w:rPr>
        <w:t xml:space="preserve"> </w:t>
      </w:r>
      <w:r>
        <w:rPr>
          <w:rStyle w:val="af7"/>
        </w:rPr>
        <w:t>Data import dialog</w:t>
      </w:r>
    </w:p>
    <w:p w14:paraId="524FCB9E" w14:textId="77777777" w:rsidR="0088137C" w:rsidRDefault="0088137C" w:rsidP="0088137C">
      <w:r>
        <w:t xml:space="preserve">A simple explanation for each kind of importing file was shown. It helps you locate what kind of data file should be imported when you select </w:t>
      </w:r>
      <w:r w:rsidRPr="004239DB">
        <w:rPr>
          <w:i/>
        </w:rPr>
        <w:t>browse</w:t>
      </w:r>
      <w:r>
        <w:rPr>
          <w:i/>
        </w:rPr>
        <w:t xml:space="preserve"> </w:t>
      </w:r>
      <w:r>
        <w:t>button.</w:t>
      </w:r>
    </w:p>
    <w:p w14:paraId="5A434EEE" w14:textId="77777777" w:rsidR="0088137C" w:rsidRDefault="0088137C" w:rsidP="0088137C">
      <w:pPr>
        <w:keepNext/>
        <w:ind w:firstLine="0"/>
        <w:jc w:val="center"/>
      </w:pPr>
      <w:r w:rsidRPr="003A22A0">
        <w:rPr>
          <w:noProof/>
        </w:rPr>
        <w:t xml:space="preserve"> </w:t>
      </w:r>
      <w:r>
        <w:rPr>
          <w:noProof/>
        </w:rPr>
        <w:drawing>
          <wp:inline distT="0" distB="0" distL="0" distR="0" wp14:anchorId="213A944D" wp14:editId="5F581A06">
            <wp:extent cx="5514975" cy="2792251"/>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7427" cy="2798555"/>
                    </a:xfrm>
                    <a:prstGeom prst="rect">
                      <a:avLst/>
                    </a:prstGeom>
                  </pic:spPr>
                </pic:pic>
              </a:graphicData>
            </a:graphic>
          </wp:inline>
        </w:drawing>
      </w:r>
    </w:p>
    <w:p w14:paraId="6337D4D4" w14:textId="190B2FEF" w:rsidR="0088137C" w:rsidRPr="00F526E4" w:rsidRDefault="0088137C" w:rsidP="0088137C">
      <w:pPr>
        <w:pStyle w:val="afd"/>
        <w:jc w:val="center"/>
        <w:rPr>
          <w:i/>
        </w:rPr>
      </w:pPr>
      <w:r w:rsidRPr="00F526E4">
        <w:rPr>
          <w:i/>
        </w:rPr>
        <w:t xml:space="preserve">Fig. </w:t>
      </w:r>
      <w:ins w:id="161"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162"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163" w:author="Xing Li" w:date="2014-10-06T22:06:00Z">
        <w:r w:rsidR="00937986">
          <w:rPr>
            <w:i/>
            <w:noProof/>
          </w:rPr>
          <w:t>7</w:t>
        </w:r>
      </w:ins>
      <w:ins w:id="164" w:author="Xing Li" w:date="2014-10-06T21:35:00Z">
        <w:r w:rsidR="009268AC">
          <w:rPr>
            <w:i/>
          </w:rPr>
          <w:fldChar w:fldCharType="end"/>
        </w:r>
      </w:ins>
      <w:del w:id="165"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7</w:delText>
        </w:r>
        <w:r w:rsidDel="00160367">
          <w:rPr>
            <w:i/>
          </w:rPr>
          <w:fldChar w:fldCharType="end"/>
        </w:r>
      </w:del>
      <w:r w:rsidRPr="00F526E4">
        <w:rPr>
          <w:i/>
        </w:rPr>
        <w:t xml:space="preserve"> </w:t>
      </w:r>
      <w:r w:rsidR="00CC412B">
        <w:rPr>
          <w:rStyle w:val="af7"/>
        </w:rPr>
        <w:t>Importing data</w:t>
      </w:r>
    </w:p>
    <w:p w14:paraId="6FECB715" w14:textId="77777777" w:rsidR="0088137C" w:rsidRPr="002D4601" w:rsidRDefault="0088137C" w:rsidP="0088137C">
      <w:r>
        <w:t xml:space="preserve">After selecting all paths, press </w:t>
      </w:r>
      <w:r w:rsidRPr="002D4601">
        <w:rPr>
          <w:i/>
        </w:rPr>
        <w:t>Import</w:t>
      </w:r>
      <w:r>
        <w:rPr>
          <w:i/>
        </w:rPr>
        <w:t xml:space="preserve"> </w:t>
      </w:r>
      <w:r>
        <w:t>button and wait for a moment, all data will be imported to database.</w:t>
      </w:r>
    </w:p>
    <w:p w14:paraId="67389A4F"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Data Which Don’t Meet Your Demand in Database</w:t>
      </w:r>
    </w:p>
    <w:p w14:paraId="0184C84E" w14:textId="50DDF9B6" w:rsidR="0088137C" w:rsidRPr="00BE7F8B" w:rsidRDefault="0088137C" w:rsidP="0088137C">
      <w:r>
        <w:rPr>
          <w:rFonts w:hint="eastAsia"/>
        </w:rPr>
        <w:t xml:space="preserve">After database is </w:t>
      </w:r>
      <w:r>
        <w:t>connected using database connection panel</w:t>
      </w:r>
      <w:r>
        <w:rPr>
          <w:rFonts w:hint="eastAsia"/>
        </w:rPr>
        <w:t>,</w:t>
      </w:r>
      <w:r>
        <w:t xml:space="preserve"> </w:t>
      </w:r>
      <w:ins w:id="166" w:author="Xing Li" w:date="2014-10-06T16:08:00Z">
        <w:r w:rsidR="008B2B6F">
          <w:fldChar w:fldCharType="begin"/>
        </w:r>
        <w:r w:rsidR="008B2B6F">
          <w:instrText xml:space="preserve"> REF _Ref400375047 \h </w:instrText>
        </w:r>
      </w:ins>
      <w:r w:rsidR="008B2B6F">
        <w:fldChar w:fldCharType="separate"/>
      </w:r>
      <w:ins w:id="167" w:author="Xing Li" w:date="2014-10-06T22:06:00Z">
        <w:r w:rsidR="00937986" w:rsidRPr="00F526E4">
          <w:rPr>
            <w:i/>
          </w:rPr>
          <w:t xml:space="preserve">Fig. </w:t>
        </w:r>
        <w:r w:rsidR="00937986">
          <w:rPr>
            <w:i/>
            <w:noProof/>
          </w:rPr>
          <w:t>2</w:t>
        </w:r>
        <w:r w:rsidR="00937986">
          <w:rPr>
            <w:i/>
          </w:rPr>
          <w:t>.</w:t>
        </w:r>
        <w:r w:rsidR="00937986">
          <w:rPr>
            <w:i/>
            <w:noProof/>
          </w:rPr>
          <w:t>6</w:t>
        </w:r>
      </w:ins>
      <w:ins w:id="168" w:author="Xing Li" w:date="2014-10-06T16:08:00Z">
        <w:r w:rsidR="008B2B6F">
          <w:fldChar w:fldCharType="end"/>
        </w:r>
      </w:ins>
      <w:del w:id="169" w:author="Xing Li" w:date="2014-10-06T16:08:00Z">
        <w:r w:rsidDel="008B2B6F">
          <w:rPr>
            <w:i/>
          </w:rPr>
          <w:delText xml:space="preserve">fig </w:delText>
        </w:r>
        <w:r w:rsidRPr="00BE7F8B" w:rsidDel="008B2B6F">
          <w:rPr>
            <w:i/>
          </w:rPr>
          <w:delText>2.6</w:delText>
        </w:r>
      </w:del>
      <w:r>
        <w:rPr>
          <w:i/>
        </w:rPr>
        <w:t xml:space="preserve"> </w:t>
      </w:r>
      <w:r>
        <w:t xml:space="preserve">is present by selecting </w:t>
      </w:r>
      <w:r w:rsidRPr="00BE7F8B">
        <w:rPr>
          <w:i/>
        </w:rPr>
        <w:t>File &gt; Import Data &gt; Database…</w:t>
      </w:r>
      <w:r>
        <w:t xml:space="preserve"> and you can import another data for further demand.</w:t>
      </w:r>
    </w:p>
    <w:p w14:paraId="5E05189F" w14:textId="77777777" w:rsidR="0088137C" w:rsidRPr="004239DB"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Data Which Meets Your Demand in Database</w:t>
      </w:r>
    </w:p>
    <w:p w14:paraId="048E8620" w14:textId="77777777" w:rsidR="0088137C" w:rsidRDefault="0088137C" w:rsidP="0088137C">
      <w:pPr>
        <w:keepNext/>
        <w:ind w:firstLine="0"/>
        <w:jc w:val="center"/>
      </w:pPr>
      <w:r w:rsidRPr="003A22A0">
        <w:rPr>
          <w:noProof/>
        </w:rPr>
        <w:t xml:space="preserve"> </w:t>
      </w:r>
      <w:r>
        <w:rPr>
          <w:noProof/>
        </w:rPr>
        <w:drawing>
          <wp:inline distT="0" distB="0" distL="0" distR="0" wp14:anchorId="51EB4008" wp14:editId="4904434E">
            <wp:extent cx="2951070" cy="2343150"/>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44"/>
                    <a:stretch/>
                  </pic:blipFill>
                  <pic:spPr bwMode="auto">
                    <a:xfrm>
                      <a:off x="0" y="0"/>
                      <a:ext cx="2954682" cy="2346018"/>
                    </a:xfrm>
                    <a:prstGeom prst="rect">
                      <a:avLst/>
                    </a:prstGeom>
                    <a:ln>
                      <a:noFill/>
                    </a:ln>
                    <a:extLst>
                      <a:ext uri="{53640926-AAD7-44D8-BBD7-CCE9431645EC}">
                        <a14:shadowObscured xmlns:a14="http://schemas.microsoft.com/office/drawing/2010/main"/>
                      </a:ext>
                    </a:extLst>
                  </pic:spPr>
                </pic:pic>
              </a:graphicData>
            </a:graphic>
          </wp:inline>
        </w:drawing>
      </w:r>
    </w:p>
    <w:p w14:paraId="6ABC29F4" w14:textId="13E2F635" w:rsidR="0088137C" w:rsidRPr="00F526E4" w:rsidRDefault="0088137C" w:rsidP="0088137C">
      <w:pPr>
        <w:pStyle w:val="afd"/>
        <w:jc w:val="center"/>
        <w:rPr>
          <w:i/>
        </w:rPr>
      </w:pPr>
      <w:r w:rsidRPr="00F526E4">
        <w:rPr>
          <w:i/>
        </w:rPr>
        <w:t xml:space="preserve">Fig. </w:t>
      </w:r>
      <w:ins w:id="17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17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172" w:author="Xing Li" w:date="2014-10-06T22:06:00Z">
        <w:r w:rsidR="00937986">
          <w:rPr>
            <w:i/>
            <w:noProof/>
          </w:rPr>
          <w:t>8</w:t>
        </w:r>
      </w:ins>
      <w:ins w:id="173" w:author="Xing Li" w:date="2014-10-06T21:35:00Z">
        <w:r w:rsidR="009268AC">
          <w:rPr>
            <w:i/>
          </w:rPr>
          <w:fldChar w:fldCharType="end"/>
        </w:r>
      </w:ins>
      <w:del w:id="174"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8</w:delText>
        </w:r>
        <w:r w:rsidDel="00160367">
          <w:rPr>
            <w:i/>
          </w:rPr>
          <w:fldChar w:fldCharType="end"/>
        </w:r>
      </w:del>
      <w:r>
        <w:rPr>
          <w:i/>
        </w:rPr>
        <w:t xml:space="preserve"> </w:t>
      </w:r>
      <w:r w:rsidR="00CC412B">
        <w:rPr>
          <w:rStyle w:val="af7"/>
        </w:rPr>
        <w:t>Notification of successful database connection and data loaded to database</w:t>
      </w:r>
    </w:p>
    <w:p w14:paraId="4FA2558C" w14:textId="77777777" w:rsidR="0088137C" w:rsidRPr="009D23CD" w:rsidRDefault="0088137C" w:rsidP="0088137C">
      <w:r>
        <w:t>If data have been loaded into database system, then you can filter spurisous variants for detecting potential RNA-editing sites.</w:t>
      </w:r>
    </w:p>
    <w:p w14:paraId="21B8C8E2" w14:textId="13033AAB" w:rsidR="0088137C" w:rsidRPr="003A3CFD" w:rsidRDefault="00CC412B" w:rsidP="0088137C">
      <w:pPr>
        <w:pStyle w:val="3"/>
        <w:ind w:left="442" w:hanging="442"/>
      </w:pPr>
      <w:r w:rsidRPr="003A3CFD">
        <w:t xml:space="preserve">Loading </w:t>
      </w:r>
      <w:r>
        <w:t xml:space="preserve">a </w:t>
      </w:r>
      <w:r w:rsidRPr="003A3CFD">
        <w:t xml:space="preserve">BAM/SAM </w:t>
      </w:r>
      <w:r>
        <w:t>F</w:t>
      </w:r>
      <w:r w:rsidRPr="003A3CFD">
        <w:t>ile (</w:t>
      </w:r>
      <w:r>
        <w:t xml:space="preserve">using </w:t>
      </w:r>
      <w:r w:rsidRPr="003A3CFD">
        <w:t>both RNA</w:t>
      </w:r>
      <w:r>
        <w:t>-Seq and DNA-sequencing data</w:t>
      </w:r>
      <w:r w:rsidRPr="003A3CFD">
        <w:t>; or</w:t>
      </w:r>
      <w:r>
        <w:t xml:space="preserve"> only</w:t>
      </w:r>
      <w:r w:rsidRPr="003A3CFD">
        <w:t xml:space="preserve"> RNA</w:t>
      </w:r>
      <w:r>
        <w:t>-Seq</w:t>
      </w:r>
      <w:r w:rsidRPr="003A3CFD">
        <w:t xml:space="preserve"> </w:t>
      </w:r>
      <w:r>
        <w:t>data</w:t>
      </w:r>
      <w:r w:rsidRPr="003A3CFD">
        <w:t>)</w:t>
      </w:r>
    </w:p>
    <w:p w14:paraId="48FF4497" w14:textId="6080A8BA" w:rsidR="0088137C" w:rsidRDefault="0088137C" w:rsidP="0088137C">
      <w:r>
        <w:rPr>
          <w:rFonts w:hint="eastAsia"/>
        </w:rPr>
        <w:t xml:space="preserve">In order to make a full </w:t>
      </w:r>
      <w:r>
        <w:t xml:space="preserve">landscape </w:t>
      </w:r>
      <w:r>
        <w:rPr>
          <w:rFonts w:hint="eastAsia"/>
        </w:rPr>
        <w:t xml:space="preserve">of </w:t>
      </w:r>
      <w:r>
        <w:t>all potential</w:t>
      </w:r>
      <w:r>
        <w:rPr>
          <w:rFonts w:hint="eastAsia"/>
        </w:rPr>
        <w:t xml:space="preserve"> </w:t>
      </w:r>
      <w:r>
        <w:t>RNA-</w:t>
      </w:r>
      <w:r>
        <w:rPr>
          <w:rFonts w:hint="eastAsia"/>
        </w:rPr>
        <w:t xml:space="preserve">editing sites </w:t>
      </w:r>
      <w:r>
        <w:t>at the</w:t>
      </w:r>
      <w:r>
        <w:rPr>
          <w:rFonts w:hint="eastAsia"/>
        </w:rPr>
        <w:t xml:space="preserve"> genom</w:t>
      </w:r>
      <w:r>
        <w:t>ic</w:t>
      </w:r>
      <w:r>
        <w:rPr>
          <w:rFonts w:hint="eastAsia"/>
        </w:rPr>
        <w:t xml:space="preserve"> scale, </w:t>
      </w:r>
      <w:r>
        <w:t xml:space="preserve">the sequence alignment/map file (BAM/SAM), as well as variant calling format file (VCF), which has been imported to database, is needed. All potential RNA-editing sites will be shown in </w:t>
      </w:r>
      <w:ins w:id="175" w:author="Xing Li" w:date="2014-10-06T16:26:00Z">
        <w:r w:rsidR="00272F47" w:rsidRPr="00272F47">
          <w:rPr>
            <w:i/>
            <w:rPrChange w:id="176" w:author="Xing Li" w:date="2014-10-06T16:26:00Z">
              <w:rPr/>
            </w:rPrChange>
          </w:rPr>
          <w:fldChar w:fldCharType="begin"/>
        </w:r>
        <w:r w:rsidR="00272F47" w:rsidRPr="00272F47">
          <w:rPr>
            <w:i/>
            <w:rPrChange w:id="177" w:author="Xing Li" w:date="2014-10-06T16:26:00Z">
              <w:rPr/>
            </w:rPrChange>
          </w:rPr>
          <w:instrText xml:space="preserve"> REF _Ref400376064 \h </w:instrText>
        </w:r>
      </w:ins>
      <w:r w:rsidR="00272F47">
        <w:rPr>
          <w:i/>
        </w:rPr>
        <w:instrText xml:space="preserve"> \* MERGEFORMAT </w:instrText>
      </w:r>
      <w:r w:rsidR="00272F47" w:rsidRPr="00272F47">
        <w:rPr>
          <w:i/>
          <w:rPrChange w:id="178" w:author="Xing Li" w:date="2014-10-06T16:26:00Z">
            <w:rPr>
              <w:i/>
            </w:rPr>
          </w:rPrChange>
        </w:rPr>
      </w:r>
      <w:r w:rsidR="00272F47" w:rsidRPr="00272F47">
        <w:rPr>
          <w:i/>
          <w:rPrChange w:id="179" w:author="Xing Li" w:date="2014-10-06T16:26:00Z">
            <w:rPr/>
          </w:rPrChange>
        </w:rPr>
        <w:fldChar w:fldCharType="separate"/>
      </w:r>
      <w:ins w:id="180" w:author="Xing Li" w:date="2014-10-06T22:06:00Z">
        <w:r w:rsidR="00937986" w:rsidRPr="00937986">
          <w:rPr>
            <w:i/>
            <w:szCs w:val="22"/>
            <w:rPrChange w:id="181" w:author="Xing Li" w:date="2014-10-06T22:06:00Z">
              <w:rPr>
                <w:szCs w:val="22"/>
              </w:rPr>
            </w:rPrChange>
          </w:rPr>
          <w:t>Chromosome Panel</w:t>
        </w:r>
      </w:ins>
      <w:ins w:id="182" w:author="Xing Li" w:date="2014-10-06T16:26:00Z">
        <w:r w:rsidR="00272F47" w:rsidRPr="00272F47">
          <w:rPr>
            <w:i/>
            <w:rPrChange w:id="183" w:author="Xing Li" w:date="2014-10-06T16:26:00Z">
              <w:rPr/>
            </w:rPrChange>
          </w:rPr>
          <w:fldChar w:fldCharType="end"/>
        </w:r>
      </w:ins>
      <w:del w:id="184" w:author="Xing Li" w:date="2014-10-06T16:26:00Z">
        <w:r w:rsidDel="00272F47">
          <w:delText>Chromosome Viewer</w:delText>
        </w:r>
      </w:del>
      <w:r>
        <w:t>. The program only supports paired-</w:t>
      </w:r>
      <w:r w:rsidRPr="006F57F6">
        <w:t xml:space="preserve">end </w:t>
      </w:r>
      <w:r>
        <w:t>reads in the current release</w:t>
      </w:r>
    </w:p>
    <w:p w14:paraId="03F7416E" w14:textId="2EB76BA3" w:rsidR="0088137C" w:rsidRDefault="0088137C" w:rsidP="0088137C">
      <w:r>
        <w:t>T</w:t>
      </w:r>
      <w:r w:rsidRPr="006F57F6">
        <w:t xml:space="preserve">he SAM/BAM format </w:t>
      </w:r>
      <w:r>
        <w:t xml:space="preserve">has been </w:t>
      </w:r>
      <w:r w:rsidRPr="006F57F6">
        <w:t>well defined</w:t>
      </w:r>
      <w:r>
        <w:t xml:space="preserve"> </w:t>
      </w:r>
      <w:ins w:id="185" w:author="Xing Li" w:date="2014-10-06T16:11:00Z">
        <w:r w:rsidR="00035AAD">
          <w:t xml:space="preserve">in </w:t>
        </w:r>
        <w:r w:rsidR="00035AAD" w:rsidRPr="00752101">
          <w:rPr>
            <w:i/>
            <w:rPrChange w:id="186" w:author="Xing Li" w:date="2014-10-08T09:58:00Z">
              <w:rPr/>
            </w:rPrChange>
          </w:rPr>
          <w:fldChar w:fldCharType="begin"/>
        </w:r>
        <w:r w:rsidR="00035AAD" w:rsidRPr="00752101">
          <w:rPr>
            <w:i/>
            <w:rPrChange w:id="187" w:author="Xing Li" w:date="2014-10-08T09:58:00Z">
              <w:rPr/>
            </w:rPrChange>
          </w:rPr>
          <w:instrText xml:space="preserve"> REF _Ref400375213 \h </w:instrText>
        </w:r>
      </w:ins>
      <w:r w:rsidR="00035AAD" w:rsidRPr="00752101">
        <w:rPr>
          <w:i/>
          <w:rPrChange w:id="188" w:author="Xing Li" w:date="2014-10-08T09:58:00Z">
            <w:rPr/>
          </w:rPrChange>
        </w:rPr>
      </w:r>
      <w:r w:rsidR="00752101">
        <w:rPr>
          <w:i/>
        </w:rPr>
        <w:instrText xml:space="preserve"> \* MERGEFORMAT </w:instrText>
      </w:r>
      <w:r w:rsidR="00035AAD" w:rsidRPr="00752101">
        <w:rPr>
          <w:i/>
          <w:rPrChange w:id="189" w:author="Xing Li" w:date="2014-10-08T09:58:00Z">
            <w:rPr/>
          </w:rPrChange>
        </w:rPr>
        <w:fldChar w:fldCharType="separate"/>
      </w:r>
      <w:ins w:id="190" w:author="Xing Li" w:date="2014-10-06T22:06:00Z">
        <w:r w:rsidR="00937986" w:rsidRPr="00752101">
          <w:rPr>
            <w:i/>
            <w:szCs w:val="22"/>
            <w:rPrChange w:id="191" w:author="Xing Li" w:date="2014-10-08T09:58:00Z">
              <w:rPr>
                <w:szCs w:val="22"/>
              </w:rPr>
            </w:rPrChange>
          </w:rPr>
          <w:t>Terminology</w:t>
        </w:r>
      </w:ins>
      <w:ins w:id="192" w:author="Xing Li" w:date="2014-10-06T16:11:00Z">
        <w:r w:rsidR="00035AAD" w:rsidRPr="00752101">
          <w:rPr>
            <w:i/>
            <w:rPrChange w:id="193" w:author="Xing Li" w:date="2014-10-08T09:58:00Z">
              <w:rPr/>
            </w:rPrChange>
          </w:rPr>
          <w:fldChar w:fldCharType="end"/>
        </w:r>
      </w:ins>
      <w:ins w:id="194" w:author="Xing Li" w:date="2014-10-06T16:12:00Z">
        <w:r w:rsidR="00035AAD">
          <w:t xml:space="preserve"> section</w:t>
        </w:r>
      </w:ins>
      <w:del w:id="195" w:author="Xing Li" w:date="2014-10-06T16:11:00Z">
        <w:r w:rsidDel="00035AAD">
          <w:delText>previously</w:delText>
        </w:r>
      </w:del>
      <w:del w:id="196" w:author="Xing Li" w:date="2014-10-06T16:10:00Z">
        <w:r w:rsidDel="00035AAD">
          <w:delText xml:space="preserve"> {ref}</w:delText>
        </w:r>
      </w:del>
      <w:r>
        <w:t>. We provided an option dialog to help import BAM/SAM data so y</w:t>
      </w:r>
      <w:r w:rsidRPr="006F57F6">
        <w:t>ou don't need to specify much information.</w:t>
      </w:r>
      <w:r>
        <w:t xml:space="preserve"> </w:t>
      </w:r>
    </w:p>
    <w:p w14:paraId="3F95D401" w14:textId="0C1EFBDF" w:rsidR="0088137C" w:rsidRDefault="0088137C" w:rsidP="0088137C">
      <w:pPr>
        <w:keepNext/>
        <w:ind w:firstLine="0"/>
        <w:jc w:val="center"/>
      </w:pPr>
      <w:del w:id="197" w:author="Xing Li" w:date="2014-10-06T16:12:00Z">
        <w:r w:rsidDel="00035AAD">
          <w:rPr>
            <w:noProof/>
          </w:rPr>
          <w:drawing>
            <wp:inline distT="0" distB="0" distL="0" distR="0" wp14:anchorId="4396DD5B" wp14:editId="11BD6248">
              <wp:extent cx="2876550" cy="28765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550" cy="2876550"/>
                      </a:xfrm>
                      <a:prstGeom prst="rect">
                        <a:avLst/>
                      </a:prstGeom>
                    </pic:spPr>
                  </pic:pic>
                </a:graphicData>
              </a:graphic>
            </wp:inline>
          </w:drawing>
        </w:r>
      </w:del>
      <w:ins w:id="198" w:author="Xing Li" w:date="2014-10-06T16:12:00Z">
        <w:r w:rsidR="00035AAD" w:rsidRPr="00035AAD">
          <w:rPr>
            <w:noProof/>
          </w:rPr>
          <w:t xml:space="preserve"> </w:t>
        </w:r>
        <w:r w:rsidR="00035AAD">
          <w:rPr>
            <w:noProof/>
          </w:rPr>
          <w:drawing>
            <wp:inline distT="0" distB="0" distL="0" distR="0" wp14:anchorId="175AF61F" wp14:editId="75A03863">
              <wp:extent cx="2867025" cy="2867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7025" cy="2867025"/>
                      </a:xfrm>
                      <a:prstGeom prst="rect">
                        <a:avLst/>
                      </a:prstGeom>
                    </pic:spPr>
                  </pic:pic>
                </a:graphicData>
              </a:graphic>
            </wp:inline>
          </w:drawing>
        </w:r>
      </w:ins>
    </w:p>
    <w:p w14:paraId="71F3094B" w14:textId="7495BF74" w:rsidR="0088137C" w:rsidRPr="00F526E4" w:rsidRDefault="0088137C">
      <w:pPr>
        <w:pStyle w:val="afd"/>
        <w:ind w:firstLine="0"/>
        <w:jc w:val="center"/>
        <w:rPr>
          <w:i/>
        </w:rPr>
        <w:pPrChange w:id="199" w:author="Xing Li" w:date="2014-10-06T16:13:00Z">
          <w:pPr>
            <w:pStyle w:val="afd"/>
            <w:jc w:val="center"/>
          </w:pPr>
        </w:pPrChange>
      </w:pPr>
      <w:r w:rsidRPr="00F526E4">
        <w:rPr>
          <w:i/>
        </w:rPr>
        <w:t xml:space="preserve">Fig. </w:t>
      </w:r>
      <w:ins w:id="20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20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202" w:author="Xing Li" w:date="2014-10-06T22:06:00Z">
        <w:r w:rsidR="00937986">
          <w:rPr>
            <w:i/>
            <w:noProof/>
          </w:rPr>
          <w:t>9</w:t>
        </w:r>
      </w:ins>
      <w:ins w:id="203" w:author="Xing Li" w:date="2014-10-06T21:35:00Z">
        <w:r w:rsidR="009268AC">
          <w:rPr>
            <w:i/>
          </w:rPr>
          <w:fldChar w:fldCharType="end"/>
        </w:r>
      </w:ins>
      <w:del w:id="204"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9</w:delText>
        </w:r>
        <w:r w:rsidDel="00160367">
          <w:rPr>
            <w:i/>
          </w:rPr>
          <w:fldChar w:fldCharType="end"/>
        </w:r>
      </w:del>
      <w:r w:rsidRPr="00F526E4">
        <w:rPr>
          <w:i/>
        </w:rPr>
        <w:t xml:space="preserve"> </w:t>
      </w:r>
      <w:r w:rsidRPr="002E4F27">
        <w:rPr>
          <w:rStyle w:val="af7"/>
        </w:rPr>
        <w:t>An option dialog for importing BAM/SAM file</w:t>
      </w:r>
    </w:p>
    <w:p w14:paraId="13B887C5" w14:textId="77777777" w:rsidR="0088137C" w:rsidRDefault="0088137C" w:rsidP="0088137C">
      <w:pPr>
        <w:pStyle w:val="ab"/>
        <w:numPr>
          <w:ilvl w:val="0"/>
          <w:numId w:val="2"/>
        </w:numPr>
        <w:ind w:left="810" w:hanging="270"/>
        <w:rPr>
          <w:rFonts w:asciiTheme="majorHAnsi" w:hAnsiTheme="majorHAnsi"/>
          <w:b/>
          <w:szCs w:val="22"/>
        </w:rPr>
      </w:pPr>
      <w:commentRangeStart w:id="205"/>
      <w:commentRangeStart w:id="206"/>
      <w:r w:rsidRPr="00AC3474">
        <w:rPr>
          <w:rFonts w:asciiTheme="majorHAnsi" w:hAnsiTheme="majorHAnsi" w:hint="eastAsia"/>
          <w:b/>
          <w:szCs w:val="22"/>
        </w:rPr>
        <w:t>Remove duplicate reads</w:t>
      </w:r>
    </w:p>
    <w:p w14:paraId="293D5E6B" w14:textId="77777777" w:rsidR="0088137C" w:rsidRPr="00347F0C" w:rsidRDefault="0088137C" w:rsidP="0088137C">
      <w:r w:rsidRPr="00347F0C">
        <w:t>Removing duplicate reads (reads of the same length and sequence identity) is a widely used practice to correct bias when analyzing NGS data.</w:t>
      </w:r>
      <w:r>
        <w:t xml:space="preserve"> Tick if you want to remove. We strongly recommend you remove them because it may influence the result of coverage.</w:t>
      </w:r>
    </w:p>
    <w:commentRangeEnd w:id="205"/>
    <w:p w14:paraId="325BFE25" w14:textId="7DEE7900" w:rsidR="0088137C" w:rsidRDefault="0088137C" w:rsidP="0088137C">
      <w:pPr>
        <w:pStyle w:val="ab"/>
        <w:numPr>
          <w:ilvl w:val="0"/>
          <w:numId w:val="2"/>
        </w:numPr>
        <w:ind w:left="810" w:hanging="270"/>
        <w:rPr>
          <w:rFonts w:asciiTheme="majorHAnsi" w:hAnsiTheme="majorHAnsi"/>
          <w:b/>
          <w:szCs w:val="22"/>
        </w:rPr>
      </w:pPr>
      <w:r>
        <w:rPr>
          <w:rStyle w:val="af9"/>
          <w:rFonts w:asciiTheme="majorHAnsi" w:hAnsiTheme="majorHAnsi" w:cs="Times New Roman"/>
          <w:kern w:val="2"/>
        </w:rPr>
        <w:commentReference w:id="205"/>
      </w:r>
      <w:commentRangeEnd w:id="206"/>
      <w:r>
        <w:rPr>
          <w:rStyle w:val="af9"/>
          <w:rFonts w:asciiTheme="majorHAnsi" w:hAnsiTheme="majorHAnsi" w:cs="Times New Roman"/>
          <w:kern w:val="2"/>
        </w:rPr>
        <w:commentReference w:id="206"/>
      </w:r>
      <w:r>
        <w:rPr>
          <w:rFonts w:asciiTheme="majorHAnsi" w:hAnsiTheme="majorHAnsi"/>
          <w:b/>
          <w:szCs w:val="22"/>
        </w:rPr>
        <w:t>Min</w:t>
      </w:r>
      <w:r w:rsidR="00CC412B">
        <w:rPr>
          <w:rFonts w:asciiTheme="majorHAnsi" w:hAnsiTheme="majorHAnsi"/>
          <w:b/>
          <w:szCs w:val="22"/>
        </w:rPr>
        <w:t>imal</w:t>
      </w:r>
      <w:r>
        <w:rPr>
          <w:rFonts w:asciiTheme="majorHAnsi" w:hAnsiTheme="majorHAnsi"/>
          <w:b/>
          <w:szCs w:val="22"/>
        </w:rPr>
        <w:t xml:space="preserve"> mapping quality</w:t>
      </w:r>
    </w:p>
    <w:p w14:paraId="0E31B207" w14:textId="2C6C7BCA" w:rsidR="0088137C" w:rsidRPr="00405C44" w:rsidRDefault="0088137C" w:rsidP="0088137C">
      <w:r w:rsidRPr="00405C44">
        <w:t xml:space="preserve">Control the minimum mapping quality when importing data. You can choose to filter some reads </w:t>
      </w:r>
      <w:ins w:id="207" w:author="Xing Li" w:date="2014-10-06T16:14:00Z">
        <w:r w:rsidR="00035AAD">
          <w:t xml:space="preserve">in </w:t>
        </w:r>
      </w:ins>
      <w:ins w:id="208" w:author="Xing Li" w:date="2014-10-06T16:27:00Z">
        <w:r w:rsidR="00272F47" w:rsidRPr="00272F47">
          <w:rPr>
            <w:i/>
            <w:rPrChange w:id="209" w:author="Xing Li" w:date="2014-10-06T16:27:00Z">
              <w:rPr/>
            </w:rPrChange>
          </w:rPr>
          <w:fldChar w:fldCharType="begin"/>
        </w:r>
        <w:r w:rsidR="00272F47" w:rsidRPr="00272F47">
          <w:rPr>
            <w:i/>
            <w:rPrChange w:id="210" w:author="Xing Li" w:date="2014-10-06T16:27:00Z">
              <w:rPr/>
            </w:rPrChange>
          </w:rPr>
          <w:instrText xml:space="preserve"> REF _Ref400376064 \h </w:instrText>
        </w:r>
      </w:ins>
      <w:r w:rsidR="00272F47">
        <w:rPr>
          <w:i/>
        </w:rPr>
        <w:instrText xml:space="preserve"> \* MERGEFORMAT </w:instrText>
      </w:r>
      <w:r w:rsidR="00272F47" w:rsidRPr="00272F47">
        <w:rPr>
          <w:i/>
          <w:rPrChange w:id="211" w:author="Xing Li" w:date="2014-10-06T16:27:00Z">
            <w:rPr>
              <w:i/>
            </w:rPr>
          </w:rPrChange>
        </w:rPr>
      </w:r>
      <w:r w:rsidR="00272F47" w:rsidRPr="00272F47">
        <w:rPr>
          <w:i/>
          <w:rPrChange w:id="212" w:author="Xing Li" w:date="2014-10-06T16:27:00Z">
            <w:rPr/>
          </w:rPrChange>
        </w:rPr>
        <w:fldChar w:fldCharType="separate"/>
      </w:r>
      <w:ins w:id="213" w:author="Xing Li" w:date="2014-10-06T22:06:00Z">
        <w:r w:rsidR="00937986" w:rsidRPr="00937986">
          <w:rPr>
            <w:i/>
            <w:szCs w:val="22"/>
            <w:rPrChange w:id="214" w:author="Xing Li" w:date="2014-10-06T22:06:00Z">
              <w:rPr>
                <w:szCs w:val="22"/>
              </w:rPr>
            </w:rPrChange>
          </w:rPr>
          <w:t>Chromosome Panel</w:t>
        </w:r>
      </w:ins>
      <w:ins w:id="215" w:author="Xing Li" w:date="2014-10-06T16:27:00Z">
        <w:r w:rsidR="00272F47" w:rsidRPr="00272F47">
          <w:rPr>
            <w:i/>
            <w:rPrChange w:id="216" w:author="Xing Li" w:date="2014-10-06T16:27:00Z">
              <w:rPr/>
            </w:rPrChange>
          </w:rPr>
          <w:fldChar w:fldCharType="end"/>
        </w:r>
      </w:ins>
      <w:del w:id="217" w:author="Xing Li" w:date="2014-10-06T16:14:00Z">
        <w:r w:rsidRPr="00405C44" w:rsidDel="00035AAD">
          <w:delText>either</w:delText>
        </w:r>
      </w:del>
      <w:r w:rsidRPr="00405C44">
        <w:t xml:space="preserve"> when importing data</w:t>
      </w:r>
      <w:del w:id="218" w:author="Xing Li" w:date="2014-10-06T16:15:00Z">
        <w:r w:rsidRPr="00405C44" w:rsidDel="00035AAD">
          <w:delText xml:space="preserve"> or when executing basic filter througe database</w:delText>
        </w:r>
      </w:del>
      <w:r w:rsidRPr="00405C44">
        <w:t xml:space="preserve"> based on their mapping quality scores. The quality score ranges from 0 to 255 (with higher scores being better), and if you set a filter value then only mapped reads with a score above this value will be imported. Not all read mappers will include a score value so depending on where the file you are importing came from this option may have no effect.</w:t>
      </w:r>
    </w:p>
    <w:p w14:paraId="23876F31" w14:textId="77777777" w:rsidR="0088137C" w:rsidRPr="001D7F33" w:rsidRDefault="0088137C" w:rsidP="0088137C">
      <w:pPr>
        <w:pStyle w:val="3"/>
        <w:ind w:left="442" w:hanging="442"/>
      </w:pPr>
      <w:r w:rsidRPr="001D7F33">
        <w:t>Setting filters</w:t>
      </w:r>
    </w:p>
    <w:p w14:paraId="1DC16A91" w14:textId="4DA91FC2" w:rsidR="0088137C" w:rsidRDefault="0088137C" w:rsidP="0088137C">
      <w:pPr>
        <w:rPr>
          <w:szCs w:val="22"/>
        </w:rPr>
      </w:pPr>
      <w:del w:id="219" w:author="Xing Li" w:date="2014-10-06T16:16:00Z">
        <w:r w:rsidDel="00035AAD">
          <w:rPr>
            <w:szCs w:val="22"/>
          </w:rPr>
          <w:delText xml:space="preserve">Six </w:delText>
        </w:r>
      </w:del>
      <w:ins w:id="220" w:author="Xing Li" w:date="2014-10-06T16:16:00Z">
        <w:r w:rsidR="00035AAD">
          <w:rPr>
            <w:szCs w:val="22"/>
          </w:rPr>
          <w:t xml:space="preserve">Eight </w:t>
        </w:r>
      </w:ins>
      <w:r>
        <w:rPr>
          <w:szCs w:val="22"/>
        </w:rPr>
        <w:t xml:space="preserve">kinds of filters have been </w:t>
      </w:r>
      <w:del w:id="221" w:author="Xing Li" w:date="2014-10-06T16:17:00Z">
        <w:r w:rsidDel="00035AAD">
          <w:rPr>
            <w:szCs w:val="22"/>
          </w:rPr>
          <w:delText xml:space="preserve">implemented </w:delText>
        </w:r>
      </w:del>
      <w:ins w:id="222" w:author="Xing Li" w:date="2014-10-06T16:17:00Z">
        <w:r w:rsidR="00035AAD">
          <w:rPr>
            <w:szCs w:val="22"/>
          </w:rPr>
          <w:t xml:space="preserve">provided </w:t>
        </w:r>
      </w:ins>
      <w:r>
        <w:rPr>
          <w:szCs w:val="22"/>
        </w:rPr>
        <w:t>in RED</w:t>
      </w:r>
      <w:ins w:id="223" w:author="Xing Li" w:date="2014-10-06T16:17:00Z">
        <w:r w:rsidR="00035AAD">
          <w:rPr>
            <w:szCs w:val="22"/>
          </w:rPr>
          <w:t xml:space="preserve">, see </w:t>
        </w:r>
        <w:r w:rsidR="00035AAD" w:rsidRPr="00035AAD">
          <w:rPr>
            <w:i/>
            <w:szCs w:val="22"/>
            <w:rPrChange w:id="224" w:author="Xing Li" w:date="2014-10-06T16:17:00Z">
              <w:rPr>
                <w:szCs w:val="22"/>
              </w:rPr>
            </w:rPrChange>
          </w:rPr>
          <w:fldChar w:fldCharType="begin"/>
        </w:r>
        <w:r w:rsidR="00035AAD" w:rsidRPr="00035AAD">
          <w:rPr>
            <w:i/>
            <w:szCs w:val="22"/>
            <w:rPrChange w:id="225" w:author="Xing Li" w:date="2014-10-06T16:17:00Z">
              <w:rPr>
                <w:szCs w:val="22"/>
              </w:rPr>
            </w:rPrChange>
          </w:rPr>
          <w:instrText xml:space="preserve"> REF _Ref400375561 \h </w:instrText>
        </w:r>
      </w:ins>
      <w:r w:rsidR="00035AAD">
        <w:rPr>
          <w:i/>
          <w:szCs w:val="22"/>
        </w:rPr>
        <w:instrText xml:space="preserve"> \* MERGEFORMAT </w:instrText>
      </w:r>
      <w:r w:rsidR="00035AAD" w:rsidRPr="00035AAD">
        <w:rPr>
          <w:i/>
          <w:szCs w:val="22"/>
          <w:rPrChange w:id="226" w:author="Xing Li" w:date="2014-10-06T16:17:00Z">
            <w:rPr>
              <w:i/>
              <w:szCs w:val="22"/>
            </w:rPr>
          </w:rPrChange>
        </w:rPr>
      </w:r>
      <w:r w:rsidR="00035AAD" w:rsidRPr="00035AAD">
        <w:rPr>
          <w:i/>
          <w:szCs w:val="22"/>
          <w:rPrChange w:id="227" w:author="Xing Li" w:date="2014-10-06T16:17:00Z">
            <w:rPr>
              <w:szCs w:val="22"/>
            </w:rPr>
          </w:rPrChange>
        </w:rPr>
        <w:fldChar w:fldCharType="separate"/>
      </w:r>
      <w:ins w:id="228" w:author="Xing Li" w:date="2014-10-06T22:06:00Z">
        <w:r w:rsidR="00937986" w:rsidRPr="00937986">
          <w:rPr>
            <w:i/>
            <w:rPrChange w:id="229" w:author="Xing Li" w:date="2014-10-06T22:06:00Z">
              <w:rPr/>
            </w:rPrChange>
          </w:rPr>
          <w:t>Filters</w:t>
        </w:r>
      </w:ins>
      <w:ins w:id="230" w:author="Xing Li" w:date="2014-10-06T16:17:00Z">
        <w:r w:rsidR="00035AAD" w:rsidRPr="00035AAD">
          <w:rPr>
            <w:i/>
            <w:szCs w:val="22"/>
            <w:rPrChange w:id="231" w:author="Xing Li" w:date="2014-10-06T16:17:00Z">
              <w:rPr>
                <w:szCs w:val="22"/>
              </w:rPr>
            </w:rPrChange>
          </w:rPr>
          <w:fldChar w:fldCharType="end"/>
        </w:r>
        <w:r w:rsidR="00035AAD" w:rsidRPr="00035AAD">
          <w:rPr>
            <w:szCs w:val="22"/>
            <w:rPrChange w:id="232" w:author="Xing Li" w:date="2014-10-06T16:17:00Z">
              <w:rPr>
                <w:i/>
                <w:szCs w:val="22"/>
              </w:rPr>
            </w:rPrChange>
          </w:rPr>
          <w:t xml:space="preserve"> section for more detail</w:t>
        </w:r>
      </w:ins>
      <w:del w:id="233" w:author="Xing Li" w:date="2014-10-06T16:16:00Z">
        <w:r w:rsidDel="00035AAD">
          <w:rPr>
            <w:szCs w:val="22"/>
          </w:rPr>
          <w:delText xml:space="preserve"> (see below)</w:delText>
        </w:r>
      </w:del>
      <w:r>
        <w:rPr>
          <w:szCs w:val="22"/>
        </w:rPr>
        <w:t>. Before setting filters, database must be connected successfully. An initial set of RNA-editing sites</w:t>
      </w:r>
      <w:ins w:id="234" w:author="Xing Li" w:date="2014-10-08T10:00:00Z">
        <w:r w:rsidR="00752101">
          <w:rPr>
            <w:szCs w:val="22"/>
          </w:rPr>
          <w:t xml:space="preserve"> </w:t>
        </w:r>
      </w:ins>
      <w:ins w:id="235" w:author="Xing Li" w:date="2014-10-06T16:18:00Z">
        <w:r w:rsidR="00035AAD">
          <w:rPr>
            <w:szCs w:val="22"/>
          </w:rPr>
          <w:t>(ProbeSet)</w:t>
        </w:r>
      </w:ins>
      <w:r>
        <w:rPr>
          <w:szCs w:val="22"/>
        </w:rPr>
        <w:t xml:space="preserve"> will be present as a root tree named </w:t>
      </w:r>
      <w:r w:rsidRPr="001D7F33">
        <w:rPr>
          <w:i/>
          <w:szCs w:val="22"/>
        </w:rPr>
        <w:t>All Probes</w:t>
      </w:r>
      <w:r>
        <w:rPr>
          <w:i/>
          <w:szCs w:val="22"/>
        </w:rPr>
        <w:t xml:space="preserve"> </w:t>
      </w:r>
      <w:r w:rsidRPr="001D7F33">
        <w:rPr>
          <w:szCs w:val="22"/>
        </w:rPr>
        <w:t>within</w:t>
      </w:r>
      <w:r>
        <w:rPr>
          <w:szCs w:val="22"/>
        </w:rPr>
        <w:t xml:space="preserve"> </w:t>
      </w:r>
      <w:ins w:id="236" w:author="Xing Li" w:date="2014-10-06T16:22:00Z">
        <w:r w:rsidR="00272F47" w:rsidRPr="00272F47">
          <w:rPr>
            <w:i/>
            <w:szCs w:val="22"/>
            <w:rPrChange w:id="237" w:author="Xing Li" w:date="2014-10-06T16:22:00Z">
              <w:rPr>
                <w:szCs w:val="22"/>
              </w:rPr>
            </w:rPrChange>
          </w:rPr>
          <w:fldChar w:fldCharType="begin"/>
        </w:r>
        <w:r w:rsidR="00272F47" w:rsidRPr="00272F47">
          <w:rPr>
            <w:i/>
            <w:szCs w:val="22"/>
            <w:rPrChange w:id="238" w:author="Xing Li" w:date="2014-10-06T16:22:00Z">
              <w:rPr>
                <w:szCs w:val="22"/>
              </w:rPr>
            </w:rPrChange>
          </w:rPr>
          <w:instrText xml:space="preserve"> REF _Ref400375893 \h </w:instrText>
        </w:r>
      </w:ins>
      <w:r w:rsidR="00272F47">
        <w:rPr>
          <w:i/>
          <w:szCs w:val="22"/>
        </w:rPr>
        <w:instrText xml:space="preserve"> \* MERGEFORMAT </w:instrText>
      </w:r>
      <w:r w:rsidR="00272F47" w:rsidRPr="00272F47">
        <w:rPr>
          <w:i/>
          <w:szCs w:val="22"/>
          <w:rPrChange w:id="239" w:author="Xing Li" w:date="2014-10-06T16:22:00Z">
            <w:rPr>
              <w:i/>
              <w:szCs w:val="22"/>
            </w:rPr>
          </w:rPrChange>
        </w:rPr>
      </w:r>
      <w:r w:rsidR="00272F47" w:rsidRPr="00272F47">
        <w:rPr>
          <w:i/>
          <w:szCs w:val="22"/>
          <w:rPrChange w:id="240" w:author="Xing Li" w:date="2014-10-06T16:22:00Z">
            <w:rPr>
              <w:szCs w:val="22"/>
            </w:rPr>
          </w:rPrChange>
        </w:rPr>
        <w:fldChar w:fldCharType="separate"/>
      </w:r>
      <w:ins w:id="241" w:author="Xing Li" w:date="2014-10-06T22:06:00Z">
        <w:r w:rsidR="00937986" w:rsidRPr="00937986">
          <w:rPr>
            <w:i/>
            <w:szCs w:val="22"/>
            <w:rPrChange w:id="242" w:author="Xing Li" w:date="2014-10-06T22:06:00Z">
              <w:rPr>
                <w:szCs w:val="22"/>
              </w:rPr>
            </w:rPrChange>
          </w:rPr>
          <w:t>Directory Panel</w:t>
        </w:r>
      </w:ins>
      <w:ins w:id="243" w:author="Xing Li" w:date="2014-10-06T16:22:00Z">
        <w:r w:rsidR="00272F47" w:rsidRPr="00272F47">
          <w:rPr>
            <w:i/>
            <w:szCs w:val="22"/>
            <w:rPrChange w:id="244" w:author="Xing Li" w:date="2014-10-06T16:22:00Z">
              <w:rPr>
                <w:szCs w:val="22"/>
              </w:rPr>
            </w:rPrChange>
          </w:rPr>
          <w:fldChar w:fldCharType="end"/>
        </w:r>
      </w:ins>
      <w:del w:id="245" w:author="Xing Li" w:date="2014-10-06T16:22:00Z">
        <w:r w:rsidRPr="001D7F33" w:rsidDel="00272F47">
          <w:rPr>
            <w:i/>
            <w:szCs w:val="22"/>
          </w:rPr>
          <w:delText>Data Viewer</w:delText>
        </w:r>
      </w:del>
      <w:r>
        <w:rPr>
          <w:i/>
          <w:szCs w:val="22"/>
        </w:rPr>
        <w:t xml:space="preserve">. </w:t>
      </w:r>
      <w:del w:id="246" w:author="Xing Li" w:date="2014-10-06T16:19:00Z">
        <w:r w:rsidRPr="00033A59" w:rsidDel="00035AAD">
          <w:rPr>
            <w:szCs w:val="22"/>
          </w:rPr>
          <w:delText xml:space="preserve">While </w:delText>
        </w:r>
      </w:del>
      <w:ins w:id="247" w:author="Xing Li" w:date="2014-10-06T16:19:00Z">
        <w:r w:rsidR="00035AAD">
          <w:rPr>
            <w:szCs w:val="22"/>
          </w:rPr>
          <w:t>When</w:t>
        </w:r>
        <w:r w:rsidR="00035AAD" w:rsidRPr="00033A59">
          <w:rPr>
            <w:szCs w:val="22"/>
          </w:rPr>
          <w:t xml:space="preserve"> </w:t>
        </w:r>
      </w:ins>
      <w:del w:id="248" w:author="Xing Li" w:date="2014-10-06T16:19:00Z">
        <w:r w:rsidDel="00035AAD">
          <w:rPr>
            <w:szCs w:val="22"/>
          </w:rPr>
          <w:delText>each</w:delText>
        </w:r>
        <w:r w:rsidRPr="00033A59" w:rsidDel="00035AAD">
          <w:rPr>
            <w:szCs w:val="22"/>
          </w:rPr>
          <w:delText xml:space="preserve"> </w:delText>
        </w:r>
      </w:del>
      <w:ins w:id="249" w:author="Xing Li" w:date="2014-10-06T16:19:00Z">
        <w:r w:rsidR="00035AAD">
          <w:rPr>
            <w:szCs w:val="22"/>
          </w:rPr>
          <w:t>one</w:t>
        </w:r>
        <w:r w:rsidR="00035AAD" w:rsidRPr="00033A59">
          <w:rPr>
            <w:szCs w:val="22"/>
          </w:rPr>
          <w:t xml:space="preserve"> </w:t>
        </w:r>
      </w:ins>
      <w:r w:rsidRPr="00033A59">
        <w:rPr>
          <w:szCs w:val="22"/>
        </w:rPr>
        <w:t xml:space="preserve">filter </w:t>
      </w:r>
      <w:del w:id="250" w:author="Xing Li" w:date="2014-10-06T16:19:00Z">
        <w:r w:rsidDel="00035AAD">
          <w:rPr>
            <w:szCs w:val="22"/>
          </w:rPr>
          <w:delText xml:space="preserve">was </w:delText>
        </w:r>
      </w:del>
      <w:ins w:id="251" w:author="Xing Li" w:date="2014-10-06T16:19:00Z">
        <w:r w:rsidR="00035AAD">
          <w:rPr>
            <w:szCs w:val="22"/>
          </w:rPr>
          <w:t xml:space="preserve">is </w:t>
        </w:r>
      </w:ins>
      <w:r>
        <w:rPr>
          <w:szCs w:val="22"/>
        </w:rPr>
        <w:t>executed, a leaf connected to this tree will be generated associated with the remaining RNA-editing sites.</w:t>
      </w:r>
      <w:del w:id="252" w:author="Xing Li" w:date="2014-10-06T16:19:00Z">
        <w:r w:rsidDel="00035AAD">
          <w:rPr>
            <w:szCs w:val="22"/>
          </w:rPr>
          <w:delText xml:space="preserve"> </w:delText>
        </w:r>
      </w:del>
    </w:p>
    <w:p w14:paraId="20220642" w14:textId="77777777" w:rsidR="0088137C" w:rsidRDefault="0088137C" w:rsidP="0088137C">
      <w:pPr>
        <w:rPr>
          <w:szCs w:val="22"/>
        </w:rPr>
      </w:pPr>
      <w:r>
        <w:rPr>
          <w:szCs w:val="22"/>
        </w:rPr>
        <w:t xml:space="preserve">For the tested data, we have imported </w:t>
      </w:r>
      <w:r w:rsidRPr="00033A59">
        <w:rPr>
          <w:i/>
          <w:szCs w:val="22"/>
        </w:rPr>
        <w:t>BJ22.RNA.chr8.snvs.vcf</w:t>
      </w:r>
      <w:r>
        <w:rPr>
          <w:i/>
          <w:szCs w:val="22"/>
        </w:rPr>
        <w:t xml:space="preserve"> </w:t>
      </w:r>
      <w:r w:rsidRPr="0047372E">
        <w:rPr>
          <w:szCs w:val="22"/>
        </w:rPr>
        <w:t xml:space="preserve">and </w:t>
      </w:r>
      <w:r w:rsidRPr="00033A59">
        <w:rPr>
          <w:i/>
          <w:szCs w:val="22"/>
        </w:rPr>
        <w:t>BJ22.RNA.chr8.snvs</w:t>
      </w:r>
      <w:r>
        <w:rPr>
          <w:i/>
          <w:szCs w:val="22"/>
        </w:rPr>
        <w:t xml:space="preserve">.bam </w:t>
      </w:r>
      <w:r w:rsidRPr="00033A59">
        <w:rPr>
          <w:szCs w:val="22"/>
        </w:rPr>
        <w:t xml:space="preserve">file </w:t>
      </w:r>
      <w:r>
        <w:rPr>
          <w:szCs w:val="22"/>
        </w:rPr>
        <w:t>into database which has 9530 candidate RNA-editing sites.</w:t>
      </w:r>
    </w:p>
    <w:p w14:paraId="5456D3B0" w14:textId="65BD47B7" w:rsidR="0088137C" w:rsidRDefault="0088137C" w:rsidP="0088137C">
      <w:pPr>
        <w:keepNext/>
        <w:ind w:firstLine="0"/>
        <w:jc w:val="center"/>
      </w:pPr>
      <w:r>
        <w:rPr>
          <w:noProof/>
        </w:rPr>
        <w:drawing>
          <wp:inline distT="0" distB="0" distL="0" distR="0" wp14:anchorId="351579C8" wp14:editId="297536EF">
            <wp:extent cx="1733550" cy="1113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3575" b="38164"/>
                    <a:stretch/>
                  </pic:blipFill>
                  <pic:spPr bwMode="auto">
                    <a:xfrm>
                      <a:off x="0" y="0"/>
                      <a:ext cx="1733592" cy="11131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203EC3E" w14:textId="78CD74EF" w:rsidR="0088137C" w:rsidRPr="00272F47" w:rsidRDefault="0088137C" w:rsidP="0088137C">
      <w:pPr>
        <w:pStyle w:val="afd"/>
        <w:jc w:val="center"/>
        <w:rPr>
          <w:rStyle w:val="af7"/>
          <w:rPrChange w:id="253" w:author="Xing Li" w:date="2014-10-06T16:23:00Z">
            <w:rPr>
              <w:i/>
              <w:szCs w:val="22"/>
            </w:rPr>
          </w:rPrChange>
        </w:rPr>
      </w:pPr>
      <w:r w:rsidRPr="00F526E4">
        <w:rPr>
          <w:i/>
        </w:rPr>
        <w:t xml:space="preserve">Fig. </w:t>
      </w:r>
      <w:ins w:id="254"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255"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256" w:author="Xing Li" w:date="2014-10-06T22:06:00Z">
        <w:r w:rsidR="00937986">
          <w:rPr>
            <w:i/>
            <w:noProof/>
          </w:rPr>
          <w:t>10</w:t>
        </w:r>
      </w:ins>
      <w:ins w:id="257" w:author="Xing Li" w:date="2014-10-06T21:35:00Z">
        <w:r w:rsidR="009268AC">
          <w:rPr>
            <w:i/>
          </w:rPr>
          <w:fldChar w:fldCharType="end"/>
        </w:r>
      </w:ins>
      <w:del w:id="258"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10</w:delText>
        </w:r>
        <w:r w:rsidDel="00160367">
          <w:rPr>
            <w:i/>
          </w:rPr>
          <w:fldChar w:fldCharType="end"/>
        </w:r>
      </w:del>
      <w:r w:rsidRPr="00F526E4">
        <w:rPr>
          <w:i/>
        </w:rPr>
        <w:t xml:space="preserve"> </w:t>
      </w:r>
      <w:r w:rsidR="00CC412B" w:rsidRPr="002E4F27">
        <w:rPr>
          <w:rStyle w:val="af7"/>
        </w:rPr>
        <w:t>RNA</w:t>
      </w:r>
      <w:r w:rsidR="00CC412B">
        <w:rPr>
          <w:rStyle w:val="af7"/>
        </w:rPr>
        <w:t>-</w:t>
      </w:r>
      <w:r w:rsidR="00CC412B" w:rsidRPr="002E4F27">
        <w:rPr>
          <w:rStyle w:val="af7"/>
        </w:rPr>
        <w:t xml:space="preserve">seq data and potential </w:t>
      </w:r>
      <w:r w:rsidR="00CC412B">
        <w:rPr>
          <w:rStyle w:val="af7"/>
        </w:rPr>
        <w:t xml:space="preserve">RNA </w:t>
      </w:r>
      <w:r w:rsidR="00CC412B" w:rsidRPr="002E4F27">
        <w:rPr>
          <w:rStyle w:val="af7"/>
        </w:rPr>
        <w:t xml:space="preserve">editing sites within </w:t>
      </w:r>
      <w:ins w:id="259" w:author="Xing Li" w:date="2014-10-06T16:23:00Z">
        <w:r w:rsidR="00272F47" w:rsidRPr="00272F47">
          <w:rPr>
            <w:rStyle w:val="af7"/>
            <w:rPrChange w:id="260" w:author="Xing Li" w:date="2014-10-06T16:23:00Z">
              <w:rPr>
                <w:i/>
                <w:szCs w:val="22"/>
              </w:rPr>
            </w:rPrChange>
          </w:rPr>
          <w:fldChar w:fldCharType="begin"/>
        </w:r>
        <w:r w:rsidR="00272F47" w:rsidRPr="00272F47">
          <w:rPr>
            <w:rStyle w:val="af7"/>
            <w:rPrChange w:id="261" w:author="Xing Li" w:date="2014-10-06T16:23:00Z">
              <w:rPr>
                <w:i/>
                <w:szCs w:val="22"/>
              </w:rPr>
            </w:rPrChange>
          </w:rPr>
          <w:instrText xml:space="preserve"> REF _Ref400375893 \h  \* MERGEFORMAT </w:instrText>
        </w:r>
      </w:ins>
      <w:r w:rsidR="00272F47" w:rsidRPr="00272F47">
        <w:rPr>
          <w:rStyle w:val="af7"/>
          <w:rPrChange w:id="262" w:author="Xing Li" w:date="2014-10-06T16:23:00Z">
            <w:rPr>
              <w:rStyle w:val="af7"/>
            </w:rPr>
          </w:rPrChange>
        </w:rPr>
      </w:r>
      <w:ins w:id="263" w:author="Xing Li" w:date="2014-10-06T16:23:00Z">
        <w:r w:rsidR="00272F47" w:rsidRPr="00272F47">
          <w:rPr>
            <w:rStyle w:val="af7"/>
            <w:rPrChange w:id="264" w:author="Xing Li" w:date="2014-10-06T16:23:00Z">
              <w:rPr>
                <w:i/>
                <w:szCs w:val="22"/>
              </w:rPr>
            </w:rPrChange>
          </w:rPr>
          <w:fldChar w:fldCharType="separate"/>
        </w:r>
      </w:ins>
      <w:ins w:id="265" w:author="Xing Li" w:date="2014-10-06T22:06:00Z">
        <w:r w:rsidR="00937986" w:rsidRPr="00937986">
          <w:rPr>
            <w:rStyle w:val="af7"/>
            <w:rPrChange w:id="266" w:author="Xing Li" w:date="2014-10-06T22:06:00Z">
              <w:rPr>
                <w:sz w:val="22"/>
                <w:szCs w:val="22"/>
              </w:rPr>
            </w:rPrChange>
          </w:rPr>
          <w:t>Directory Panel</w:t>
        </w:r>
      </w:ins>
      <w:ins w:id="267" w:author="Xing Li" w:date="2014-10-06T16:23:00Z">
        <w:r w:rsidR="00272F47" w:rsidRPr="00272F47">
          <w:rPr>
            <w:rStyle w:val="af7"/>
            <w:rPrChange w:id="268" w:author="Xing Li" w:date="2014-10-06T16:23:00Z">
              <w:rPr>
                <w:i/>
                <w:szCs w:val="22"/>
              </w:rPr>
            </w:rPrChange>
          </w:rPr>
          <w:fldChar w:fldCharType="end"/>
        </w:r>
      </w:ins>
      <w:del w:id="269" w:author="Xing Li" w:date="2014-10-06T16:23:00Z">
        <w:r w:rsidR="00CC412B" w:rsidRPr="002E4F27" w:rsidDel="00272F47">
          <w:rPr>
            <w:rStyle w:val="af7"/>
          </w:rPr>
          <w:delText>Data Viewer</w:delText>
        </w:r>
      </w:del>
    </w:p>
    <w:p w14:paraId="2D46AFF5" w14:textId="79759ED5" w:rsidR="00CC412B" w:rsidRDefault="00CC412B">
      <w:pPr>
        <w:ind w:firstLine="420"/>
        <w:rPr>
          <w:szCs w:val="22"/>
        </w:rPr>
        <w:pPrChange w:id="270" w:author="Xing Li" w:date="2014-10-06T16:20:00Z">
          <w:pPr>
            <w:ind w:firstLine="0"/>
            <w:jc w:val="center"/>
          </w:pPr>
        </w:pPrChange>
      </w:pPr>
      <w:r>
        <w:rPr>
          <w:szCs w:val="22"/>
        </w:rPr>
        <w:t xml:space="preserve">Then we execute the </w:t>
      </w:r>
      <w:ins w:id="271" w:author="Xing Li" w:date="2014-10-06T16:20:00Z">
        <w:r w:rsidR="00035AAD" w:rsidRPr="00035AAD">
          <w:rPr>
            <w:i/>
            <w:szCs w:val="22"/>
            <w:rPrChange w:id="272" w:author="Xing Li" w:date="2014-10-06T16:20:00Z">
              <w:rPr>
                <w:szCs w:val="22"/>
              </w:rPr>
            </w:rPrChange>
          </w:rPr>
          <w:fldChar w:fldCharType="begin"/>
        </w:r>
        <w:r w:rsidR="00035AAD" w:rsidRPr="00035AAD">
          <w:rPr>
            <w:i/>
            <w:szCs w:val="22"/>
            <w:rPrChange w:id="273" w:author="Xing Li" w:date="2014-10-06T16:20:00Z">
              <w:rPr>
                <w:szCs w:val="22"/>
              </w:rPr>
            </w:rPrChange>
          </w:rPr>
          <w:instrText xml:space="preserve"> REF _Ref400375773 \h </w:instrText>
        </w:r>
      </w:ins>
      <w:r w:rsidR="00035AAD">
        <w:rPr>
          <w:i/>
          <w:szCs w:val="22"/>
        </w:rPr>
        <w:instrText xml:space="preserve"> \* MERGEFORMAT </w:instrText>
      </w:r>
      <w:r w:rsidR="00035AAD" w:rsidRPr="00035AAD">
        <w:rPr>
          <w:i/>
          <w:szCs w:val="22"/>
          <w:rPrChange w:id="274" w:author="Xing Li" w:date="2014-10-06T16:20:00Z">
            <w:rPr>
              <w:i/>
              <w:szCs w:val="22"/>
            </w:rPr>
          </w:rPrChange>
        </w:rPr>
      </w:r>
      <w:r w:rsidR="00035AAD" w:rsidRPr="00035AAD">
        <w:rPr>
          <w:i/>
          <w:szCs w:val="22"/>
          <w:rPrChange w:id="275" w:author="Xing Li" w:date="2014-10-06T16:20:00Z">
            <w:rPr>
              <w:szCs w:val="22"/>
            </w:rPr>
          </w:rPrChange>
        </w:rPr>
        <w:fldChar w:fldCharType="separate"/>
      </w:r>
      <w:ins w:id="276" w:author="Xing Li" w:date="2014-10-06T22:06:00Z">
        <w:r w:rsidR="00937986" w:rsidRPr="00937986">
          <w:rPr>
            <w:i/>
            <w:rPrChange w:id="277" w:author="Xing Li" w:date="2014-10-06T22:06:00Z">
              <w:rPr/>
            </w:rPrChange>
          </w:rPr>
          <w:t>Basic Filter</w:t>
        </w:r>
      </w:ins>
      <w:ins w:id="278" w:author="Xing Li" w:date="2014-10-06T16:20:00Z">
        <w:r w:rsidR="00035AAD" w:rsidRPr="00035AAD">
          <w:rPr>
            <w:i/>
            <w:szCs w:val="22"/>
            <w:rPrChange w:id="279" w:author="Xing Li" w:date="2014-10-06T16:20:00Z">
              <w:rPr>
                <w:szCs w:val="22"/>
              </w:rPr>
            </w:rPrChange>
          </w:rPr>
          <w:fldChar w:fldCharType="end"/>
        </w:r>
      </w:ins>
      <w:del w:id="280" w:author="Xing Li" w:date="2014-10-06T16:20:00Z">
        <w:r w:rsidRPr="00033A59" w:rsidDel="00035AAD">
          <w:rPr>
            <w:i/>
            <w:szCs w:val="22"/>
          </w:rPr>
          <w:delText>Basic Filter</w:delText>
        </w:r>
      </w:del>
      <w:r>
        <w:rPr>
          <w:i/>
          <w:szCs w:val="22"/>
        </w:rPr>
        <w:t xml:space="preserve"> </w:t>
      </w:r>
      <w:r>
        <w:rPr>
          <w:szCs w:val="22"/>
        </w:rPr>
        <w:t>with quality greater than 20 and coverage greater than 6.</w:t>
      </w:r>
    </w:p>
    <w:p w14:paraId="67613D64" w14:textId="77777777" w:rsidR="0088137C" w:rsidRDefault="0088137C" w:rsidP="0088137C">
      <w:pPr>
        <w:keepNext/>
        <w:ind w:firstLine="0"/>
        <w:jc w:val="center"/>
      </w:pPr>
      <w:r>
        <w:rPr>
          <w:noProof/>
        </w:rPr>
        <w:drawing>
          <wp:inline distT="0" distB="0" distL="0" distR="0" wp14:anchorId="2530579F" wp14:editId="5D5E9F95">
            <wp:extent cx="2419350" cy="151209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2927" cy="1520579"/>
                    </a:xfrm>
                    <a:prstGeom prst="rect">
                      <a:avLst/>
                    </a:prstGeom>
                  </pic:spPr>
                </pic:pic>
              </a:graphicData>
            </a:graphic>
          </wp:inline>
        </w:drawing>
      </w:r>
    </w:p>
    <w:p w14:paraId="187D0683" w14:textId="4D29F345" w:rsidR="0088137C" w:rsidRPr="00F526E4" w:rsidRDefault="0088137C" w:rsidP="0088137C">
      <w:pPr>
        <w:pStyle w:val="afd"/>
        <w:jc w:val="center"/>
      </w:pPr>
      <w:r w:rsidRPr="00F526E4">
        <w:rPr>
          <w:i/>
        </w:rPr>
        <w:t xml:space="preserve">Fig. </w:t>
      </w:r>
      <w:ins w:id="281"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282"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283" w:author="Xing Li" w:date="2014-10-06T22:06:00Z">
        <w:r w:rsidR="00937986">
          <w:rPr>
            <w:i/>
            <w:noProof/>
          </w:rPr>
          <w:t>11</w:t>
        </w:r>
      </w:ins>
      <w:ins w:id="284" w:author="Xing Li" w:date="2014-10-06T21:35:00Z">
        <w:r w:rsidR="009268AC">
          <w:rPr>
            <w:i/>
          </w:rPr>
          <w:fldChar w:fldCharType="end"/>
        </w:r>
      </w:ins>
      <w:del w:id="285"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11</w:delText>
        </w:r>
        <w:r w:rsidDel="00160367">
          <w:rPr>
            <w:i/>
          </w:rPr>
          <w:fldChar w:fldCharType="end"/>
        </w:r>
      </w:del>
      <w:r w:rsidRPr="00F526E4">
        <w:rPr>
          <w:i/>
        </w:rPr>
        <w:t xml:space="preserve"> Basic Filter options</w:t>
      </w:r>
    </w:p>
    <w:p w14:paraId="5F03A5FD" w14:textId="30238DB5" w:rsidR="00CC412B" w:rsidRPr="0047372E" w:rsidRDefault="00CC412B" w:rsidP="00CC412B">
      <w:pPr>
        <w:rPr>
          <w:szCs w:val="22"/>
        </w:rPr>
      </w:pPr>
      <w:r>
        <w:rPr>
          <w:szCs w:val="22"/>
        </w:rPr>
        <w:t xml:space="preserve">After </w:t>
      </w:r>
      <w:del w:id="286" w:author="Xing Li" w:date="2014-10-06T16:21:00Z">
        <w:r w:rsidDel="00272F47">
          <w:rPr>
            <w:szCs w:val="22"/>
          </w:rPr>
          <w:delText xml:space="preserve">filtering </w:delText>
        </w:r>
      </w:del>
      <w:ins w:id="287" w:author="Xing Li" w:date="2014-10-06T16:21:00Z">
        <w:r w:rsidR="00272F47">
          <w:rPr>
            <w:szCs w:val="22"/>
          </w:rPr>
          <w:t xml:space="preserve">filteration </w:t>
        </w:r>
      </w:ins>
      <w:r>
        <w:rPr>
          <w:szCs w:val="22"/>
        </w:rPr>
        <w:t xml:space="preserve">(for a few seconds), there </w:t>
      </w:r>
      <w:del w:id="288" w:author="Xing Li" w:date="2014-10-06T16:21:00Z">
        <w:r w:rsidDel="00272F47">
          <w:rPr>
            <w:szCs w:val="22"/>
          </w:rPr>
          <w:delText xml:space="preserve">were </w:delText>
        </w:r>
      </w:del>
      <w:ins w:id="289" w:author="Xing Li" w:date="2014-10-06T16:21:00Z">
        <w:r w:rsidR="00272F47">
          <w:rPr>
            <w:szCs w:val="22"/>
          </w:rPr>
          <w:t xml:space="preserve">is </w:t>
        </w:r>
      </w:ins>
      <w:r>
        <w:rPr>
          <w:szCs w:val="22"/>
        </w:rPr>
        <w:t xml:space="preserve">a subset of editing sites remained and a leaf will be produced within </w:t>
      </w:r>
      <w:ins w:id="290" w:author="Xing Li" w:date="2014-10-06T16:23:00Z">
        <w:r w:rsidR="00272F47" w:rsidRPr="00272F47">
          <w:rPr>
            <w:i/>
            <w:szCs w:val="22"/>
            <w:rPrChange w:id="291" w:author="Xing Li" w:date="2014-10-06T16:23:00Z">
              <w:rPr>
                <w:szCs w:val="22"/>
              </w:rPr>
            </w:rPrChange>
          </w:rPr>
          <w:fldChar w:fldCharType="begin"/>
        </w:r>
        <w:r w:rsidR="00272F47" w:rsidRPr="00272F47">
          <w:rPr>
            <w:i/>
            <w:szCs w:val="22"/>
            <w:rPrChange w:id="292" w:author="Xing Li" w:date="2014-10-06T16:23:00Z">
              <w:rPr>
                <w:szCs w:val="22"/>
              </w:rPr>
            </w:rPrChange>
          </w:rPr>
          <w:instrText xml:space="preserve"> REF _Ref400375893 \h </w:instrText>
        </w:r>
      </w:ins>
      <w:r w:rsidR="00272F47">
        <w:rPr>
          <w:i/>
          <w:szCs w:val="22"/>
        </w:rPr>
        <w:instrText xml:space="preserve"> \* MERGEFORMAT </w:instrText>
      </w:r>
      <w:r w:rsidR="00272F47" w:rsidRPr="00272F47">
        <w:rPr>
          <w:i/>
          <w:szCs w:val="22"/>
          <w:rPrChange w:id="293" w:author="Xing Li" w:date="2014-10-06T16:23:00Z">
            <w:rPr>
              <w:i/>
              <w:szCs w:val="22"/>
            </w:rPr>
          </w:rPrChange>
        </w:rPr>
      </w:r>
      <w:r w:rsidR="00272F47" w:rsidRPr="00272F47">
        <w:rPr>
          <w:i/>
          <w:szCs w:val="22"/>
          <w:rPrChange w:id="294" w:author="Xing Li" w:date="2014-10-06T16:23:00Z">
            <w:rPr>
              <w:szCs w:val="22"/>
            </w:rPr>
          </w:rPrChange>
        </w:rPr>
        <w:fldChar w:fldCharType="separate"/>
      </w:r>
      <w:ins w:id="295" w:author="Xing Li" w:date="2014-10-06T22:06:00Z">
        <w:r w:rsidR="00937986" w:rsidRPr="00937986">
          <w:rPr>
            <w:i/>
            <w:szCs w:val="22"/>
            <w:rPrChange w:id="296" w:author="Xing Li" w:date="2014-10-06T22:06:00Z">
              <w:rPr>
                <w:szCs w:val="22"/>
              </w:rPr>
            </w:rPrChange>
          </w:rPr>
          <w:t>Directory Panel</w:t>
        </w:r>
      </w:ins>
      <w:ins w:id="297" w:author="Xing Li" w:date="2014-10-06T16:23:00Z">
        <w:r w:rsidR="00272F47" w:rsidRPr="00272F47">
          <w:rPr>
            <w:i/>
            <w:szCs w:val="22"/>
            <w:rPrChange w:id="298" w:author="Xing Li" w:date="2014-10-06T16:23:00Z">
              <w:rPr>
                <w:szCs w:val="22"/>
              </w:rPr>
            </w:rPrChange>
          </w:rPr>
          <w:fldChar w:fldCharType="end"/>
        </w:r>
        <w:r w:rsidR="00272F47">
          <w:rPr>
            <w:szCs w:val="22"/>
          </w:rPr>
          <w:t xml:space="preserve"> </w:t>
        </w:r>
      </w:ins>
      <w:del w:id="299" w:author="Xing Li" w:date="2014-10-06T16:23:00Z">
        <w:r w:rsidRPr="00C00F40" w:rsidDel="00272F47">
          <w:rPr>
            <w:i/>
            <w:szCs w:val="22"/>
          </w:rPr>
          <w:delText>Data Viewer</w:delText>
        </w:r>
        <w:r w:rsidRPr="0047372E" w:rsidDel="00272F47">
          <w:rPr>
            <w:szCs w:val="22"/>
          </w:rPr>
          <w:delText xml:space="preserve"> </w:delText>
        </w:r>
      </w:del>
      <w:r w:rsidRPr="0047372E">
        <w:rPr>
          <w:szCs w:val="22"/>
        </w:rPr>
        <w:t>to describe and check what you have filtered out</w:t>
      </w:r>
      <w:r>
        <w:rPr>
          <w:szCs w:val="22"/>
        </w:rPr>
        <w:t xml:space="preserve"> as </w:t>
      </w:r>
      <w:ins w:id="300" w:author="Xing Li" w:date="2014-09-28T17:02:00Z">
        <w:r>
          <w:rPr>
            <w:szCs w:val="22"/>
          </w:rPr>
          <w:t>illustrated below</w:t>
        </w:r>
      </w:ins>
      <w:commentRangeStart w:id="301"/>
      <w:del w:id="302" w:author="Xing Li" w:date="2014-09-28T17:02:00Z">
        <w:r w:rsidDel="00CC412B">
          <w:rPr>
            <w:szCs w:val="22"/>
          </w:rPr>
          <w:delText>following illustration</w:delText>
        </w:r>
        <w:commentRangeEnd w:id="301"/>
        <w:r w:rsidDel="00CC412B">
          <w:rPr>
            <w:rStyle w:val="af9"/>
          </w:rPr>
          <w:commentReference w:id="301"/>
        </w:r>
      </w:del>
      <w:r>
        <w:rPr>
          <w:szCs w:val="22"/>
        </w:rPr>
        <w:t xml:space="preserve">. At the same time, the </w:t>
      </w:r>
      <w:ins w:id="303" w:author="Xing Li" w:date="2014-10-06T16:24:00Z">
        <w:r w:rsidR="00272F47" w:rsidRPr="00272F47">
          <w:rPr>
            <w:i/>
            <w:szCs w:val="22"/>
            <w:rPrChange w:id="304" w:author="Xing Li" w:date="2014-10-06T16:25:00Z">
              <w:rPr>
                <w:szCs w:val="22"/>
              </w:rPr>
            </w:rPrChange>
          </w:rPr>
          <w:fldChar w:fldCharType="begin"/>
        </w:r>
        <w:r w:rsidR="00272F47" w:rsidRPr="00272F47">
          <w:rPr>
            <w:i/>
            <w:szCs w:val="22"/>
            <w:rPrChange w:id="305" w:author="Xing Li" w:date="2014-10-06T16:25:00Z">
              <w:rPr>
                <w:szCs w:val="22"/>
              </w:rPr>
            </w:rPrChange>
          </w:rPr>
          <w:instrText xml:space="preserve"> REF _Ref400376027 \h </w:instrText>
        </w:r>
      </w:ins>
      <w:r w:rsidR="00272F47">
        <w:rPr>
          <w:i/>
          <w:szCs w:val="22"/>
        </w:rPr>
        <w:instrText xml:space="preserve"> \* MERGEFORMAT </w:instrText>
      </w:r>
      <w:r w:rsidR="00272F47" w:rsidRPr="00272F47">
        <w:rPr>
          <w:i/>
          <w:szCs w:val="22"/>
          <w:rPrChange w:id="306" w:author="Xing Li" w:date="2014-10-06T16:25:00Z">
            <w:rPr>
              <w:i/>
              <w:szCs w:val="22"/>
            </w:rPr>
          </w:rPrChange>
        </w:rPr>
      </w:r>
      <w:r w:rsidR="00272F47" w:rsidRPr="00272F47">
        <w:rPr>
          <w:i/>
          <w:szCs w:val="22"/>
          <w:rPrChange w:id="307" w:author="Xing Li" w:date="2014-10-06T16:25:00Z">
            <w:rPr>
              <w:szCs w:val="22"/>
            </w:rPr>
          </w:rPrChange>
        </w:rPr>
        <w:fldChar w:fldCharType="separate"/>
      </w:r>
      <w:ins w:id="308" w:author="Xing Li" w:date="2014-10-06T22:06:00Z">
        <w:r w:rsidR="00937986" w:rsidRPr="00937986">
          <w:rPr>
            <w:i/>
            <w:szCs w:val="22"/>
            <w:rPrChange w:id="309" w:author="Xing Li" w:date="2014-10-06T22:06:00Z">
              <w:rPr>
                <w:szCs w:val="22"/>
              </w:rPr>
            </w:rPrChange>
          </w:rPr>
          <w:t>Genome Panel</w:t>
        </w:r>
      </w:ins>
      <w:ins w:id="310" w:author="Xing Li" w:date="2014-10-06T16:24:00Z">
        <w:r w:rsidR="00272F47" w:rsidRPr="00272F47">
          <w:rPr>
            <w:i/>
            <w:szCs w:val="22"/>
            <w:rPrChange w:id="311" w:author="Xing Li" w:date="2014-10-06T16:25:00Z">
              <w:rPr>
                <w:szCs w:val="22"/>
              </w:rPr>
            </w:rPrChange>
          </w:rPr>
          <w:fldChar w:fldCharType="end"/>
        </w:r>
      </w:ins>
      <w:del w:id="312" w:author="Xing Li" w:date="2014-10-06T16:24:00Z">
        <w:r w:rsidRPr="00C00F40" w:rsidDel="00272F47">
          <w:rPr>
            <w:i/>
            <w:szCs w:val="22"/>
          </w:rPr>
          <w:delText>Genome Viewer</w:delText>
        </w:r>
      </w:del>
      <w:r>
        <w:rPr>
          <w:szCs w:val="22"/>
        </w:rPr>
        <w:t xml:space="preserve"> and </w:t>
      </w:r>
      <w:ins w:id="313" w:author="Xing Li" w:date="2014-10-06T16:25:00Z">
        <w:r w:rsidR="00272F47" w:rsidRPr="00272F47">
          <w:rPr>
            <w:i/>
            <w:szCs w:val="22"/>
            <w:rPrChange w:id="314" w:author="Xing Li" w:date="2014-10-06T16:25:00Z">
              <w:rPr>
                <w:szCs w:val="22"/>
              </w:rPr>
            </w:rPrChange>
          </w:rPr>
          <w:fldChar w:fldCharType="begin"/>
        </w:r>
        <w:r w:rsidR="00272F47" w:rsidRPr="00272F47">
          <w:rPr>
            <w:i/>
            <w:szCs w:val="22"/>
            <w:rPrChange w:id="315" w:author="Xing Li" w:date="2014-10-06T16:25:00Z">
              <w:rPr>
                <w:szCs w:val="22"/>
              </w:rPr>
            </w:rPrChange>
          </w:rPr>
          <w:instrText xml:space="preserve"> REF _Ref400376064 \h </w:instrText>
        </w:r>
      </w:ins>
      <w:r w:rsidR="00272F47">
        <w:rPr>
          <w:i/>
          <w:szCs w:val="22"/>
        </w:rPr>
        <w:instrText xml:space="preserve"> \* MERGEFORMAT </w:instrText>
      </w:r>
      <w:r w:rsidR="00272F47" w:rsidRPr="00272F47">
        <w:rPr>
          <w:i/>
          <w:szCs w:val="22"/>
          <w:rPrChange w:id="316" w:author="Xing Li" w:date="2014-10-06T16:25:00Z">
            <w:rPr>
              <w:i/>
              <w:szCs w:val="22"/>
            </w:rPr>
          </w:rPrChange>
        </w:rPr>
      </w:r>
      <w:r w:rsidR="00272F47" w:rsidRPr="00272F47">
        <w:rPr>
          <w:i/>
          <w:szCs w:val="22"/>
          <w:rPrChange w:id="317" w:author="Xing Li" w:date="2014-10-06T16:25:00Z">
            <w:rPr>
              <w:szCs w:val="22"/>
            </w:rPr>
          </w:rPrChange>
        </w:rPr>
        <w:fldChar w:fldCharType="separate"/>
      </w:r>
      <w:ins w:id="318" w:author="Xing Li" w:date="2014-10-06T22:06:00Z">
        <w:r w:rsidR="00937986" w:rsidRPr="00937986">
          <w:rPr>
            <w:i/>
            <w:szCs w:val="22"/>
            <w:rPrChange w:id="319" w:author="Xing Li" w:date="2014-10-06T22:06:00Z">
              <w:rPr>
                <w:szCs w:val="22"/>
              </w:rPr>
            </w:rPrChange>
          </w:rPr>
          <w:t>Chromosome Panel</w:t>
        </w:r>
      </w:ins>
      <w:ins w:id="320" w:author="Xing Li" w:date="2014-10-06T16:25:00Z">
        <w:r w:rsidR="00272F47" w:rsidRPr="00272F47">
          <w:rPr>
            <w:i/>
            <w:szCs w:val="22"/>
            <w:rPrChange w:id="321" w:author="Xing Li" w:date="2014-10-06T16:25:00Z">
              <w:rPr>
                <w:szCs w:val="22"/>
              </w:rPr>
            </w:rPrChange>
          </w:rPr>
          <w:fldChar w:fldCharType="end"/>
        </w:r>
      </w:ins>
      <w:del w:id="322" w:author="Xing Li" w:date="2014-10-06T16:25:00Z">
        <w:r w:rsidRPr="00C00F40" w:rsidDel="00272F47">
          <w:rPr>
            <w:i/>
            <w:szCs w:val="22"/>
          </w:rPr>
          <w:delText>Chromosome Viewer</w:delText>
        </w:r>
      </w:del>
      <w:r>
        <w:rPr>
          <w:szCs w:val="22"/>
        </w:rPr>
        <w:t xml:space="preserve"> will present the RNA-editing sites by different colours.</w:t>
      </w:r>
    </w:p>
    <w:p w14:paraId="47652DEC" w14:textId="77777777" w:rsidR="0088137C" w:rsidRDefault="0088137C" w:rsidP="0088137C">
      <w:pPr>
        <w:keepNext/>
        <w:ind w:firstLine="0"/>
        <w:jc w:val="center"/>
      </w:pPr>
      <w:r>
        <w:rPr>
          <w:noProof/>
        </w:rPr>
        <w:drawing>
          <wp:inline distT="0" distB="0" distL="0" distR="0" wp14:anchorId="2FC24DC4" wp14:editId="4C2E1605">
            <wp:extent cx="2628900" cy="121654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4164"/>
                    <a:stretch/>
                  </pic:blipFill>
                  <pic:spPr bwMode="auto">
                    <a:xfrm>
                      <a:off x="0" y="0"/>
                      <a:ext cx="2628900" cy="121654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F9F8350" w14:textId="02BE0672" w:rsidR="0088137C" w:rsidRPr="00F526E4" w:rsidRDefault="0088137C" w:rsidP="0088137C">
      <w:pPr>
        <w:pStyle w:val="afd"/>
        <w:jc w:val="center"/>
        <w:rPr>
          <w:b/>
          <w:i/>
          <w:szCs w:val="22"/>
        </w:rPr>
      </w:pPr>
      <w:r w:rsidRPr="00F526E4">
        <w:rPr>
          <w:i/>
        </w:rPr>
        <w:t xml:space="preserve">Fig. </w:t>
      </w:r>
      <w:ins w:id="323"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2</w:t>
      </w:r>
      <w:ins w:id="324"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325" w:author="Xing Li" w:date="2014-10-06T22:06:00Z">
        <w:r w:rsidR="00937986">
          <w:rPr>
            <w:i/>
            <w:noProof/>
          </w:rPr>
          <w:t>12</w:t>
        </w:r>
      </w:ins>
      <w:ins w:id="326" w:author="Xing Li" w:date="2014-10-06T21:35:00Z">
        <w:r w:rsidR="009268AC">
          <w:rPr>
            <w:i/>
          </w:rPr>
          <w:fldChar w:fldCharType="end"/>
        </w:r>
      </w:ins>
      <w:del w:id="327"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2</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12</w:delText>
        </w:r>
        <w:r w:rsidDel="00160367">
          <w:rPr>
            <w:i/>
          </w:rPr>
          <w:fldChar w:fldCharType="end"/>
        </w:r>
      </w:del>
      <w:r w:rsidRPr="00F526E4">
        <w:rPr>
          <w:i/>
        </w:rPr>
        <w:t xml:space="preserve"> </w:t>
      </w:r>
      <w:r w:rsidRPr="00CE1487">
        <w:rPr>
          <w:rStyle w:val="af7"/>
        </w:rPr>
        <w:t>After executing basic filter, a probe list is generated</w:t>
      </w:r>
    </w:p>
    <w:p w14:paraId="757D5FF6" w14:textId="77777777" w:rsidR="0088137C" w:rsidRDefault="0088137C" w:rsidP="0088137C">
      <w:pPr>
        <w:pStyle w:val="3"/>
        <w:ind w:left="442" w:hanging="442"/>
      </w:pPr>
      <w:r w:rsidRPr="00C00F40">
        <w:t>Reports</w:t>
      </w:r>
    </w:p>
    <w:p w14:paraId="65D760A4" w14:textId="0F2A6D94" w:rsidR="0088137C" w:rsidRDefault="0088137C" w:rsidP="0088137C">
      <w:r>
        <w:t>For now, w</w:t>
      </w:r>
      <w:r>
        <w:rPr>
          <w:rFonts w:hint="eastAsia"/>
        </w:rPr>
        <w:t xml:space="preserve">e </w:t>
      </w:r>
      <w:r>
        <w:t xml:space="preserve">only support exporting editing sites information in text format. In the </w:t>
      </w:r>
      <w:ins w:id="328" w:author="Xing Li" w:date="2014-10-06T16:27:00Z">
        <w:r w:rsidR="00272F47" w:rsidRPr="00272F47">
          <w:rPr>
            <w:i/>
            <w:rPrChange w:id="329" w:author="Xing Li" w:date="2014-10-06T16:27:00Z">
              <w:rPr/>
            </w:rPrChange>
          </w:rPr>
          <w:fldChar w:fldCharType="begin"/>
        </w:r>
        <w:r w:rsidR="00272F47" w:rsidRPr="00272F47">
          <w:rPr>
            <w:i/>
            <w:rPrChange w:id="330" w:author="Xing Li" w:date="2014-10-06T16:27:00Z">
              <w:rPr/>
            </w:rPrChange>
          </w:rPr>
          <w:instrText xml:space="preserve"> REF _Ref400375893 \h </w:instrText>
        </w:r>
      </w:ins>
      <w:r w:rsidR="00272F47">
        <w:rPr>
          <w:i/>
        </w:rPr>
        <w:instrText xml:space="preserve"> \* MERGEFORMAT </w:instrText>
      </w:r>
      <w:r w:rsidR="00272F47" w:rsidRPr="00272F47">
        <w:rPr>
          <w:i/>
          <w:rPrChange w:id="331" w:author="Xing Li" w:date="2014-10-06T16:27:00Z">
            <w:rPr>
              <w:i/>
            </w:rPr>
          </w:rPrChange>
        </w:rPr>
      </w:r>
      <w:r w:rsidR="00272F47" w:rsidRPr="00272F47">
        <w:rPr>
          <w:i/>
          <w:rPrChange w:id="332" w:author="Xing Li" w:date="2014-10-06T16:27:00Z">
            <w:rPr/>
          </w:rPrChange>
        </w:rPr>
        <w:fldChar w:fldCharType="separate"/>
      </w:r>
      <w:ins w:id="333" w:author="Xing Li" w:date="2014-10-06T22:06:00Z">
        <w:r w:rsidR="00937986" w:rsidRPr="00937986">
          <w:rPr>
            <w:i/>
            <w:szCs w:val="22"/>
            <w:rPrChange w:id="334" w:author="Xing Li" w:date="2014-10-06T22:06:00Z">
              <w:rPr>
                <w:szCs w:val="22"/>
              </w:rPr>
            </w:rPrChange>
          </w:rPr>
          <w:t>Directory Panel</w:t>
        </w:r>
      </w:ins>
      <w:ins w:id="335" w:author="Xing Li" w:date="2014-10-06T16:27:00Z">
        <w:r w:rsidR="00272F47" w:rsidRPr="00272F47">
          <w:rPr>
            <w:i/>
            <w:rPrChange w:id="336" w:author="Xing Li" w:date="2014-10-06T16:27:00Z">
              <w:rPr/>
            </w:rPrChange>
          </w:rPr>
          <w:fldChar w:fldCharType="end"/>
        </w:r>
      </w:ins>
      <w:del w:id="337" w:author="Xing Li" w:date="2014-10-06T16:27:00Z">
        <w:r w:rsidDel="00272F47">
          <w:delText>DataViewer Panel</w:delText>
        </w:r>
      </w:del>
      <w:r>
        <w:t xml:space="preserve">, </w:t>
      </w:r>
      <w:del w:id="338" w:author="Xing Li" w:date="2014-10-06T20:45:00Z">
        <w:r w:rsidDel="004D5769">
          <w:delText>single-</w:delText>
        </w:r>
      </w:del>
      <w:r>
        <w:t xml:space="preserve">right-click the probe list which you want to export, </w:t>
      </w:r>
      <w:ins w:id="339" w:author="Xing Li" w:date="2014-10-06T20:45:00Z">
        <w:r w:rsidR="004D5769">
          <w:t xml:space="preserve">and </w:t>
        </w:r>
      </w:ins>
      <w:del w:id="340" w:author="Xing Li" w:date="2014-10-06T20:45:00Z">
        <w:r w:rsidDel="004D5769">
          <w:delText xml:space="preserve">you can </w:delText>
        </w:r>
      </w:del>
      <w:r>
        <w:t xml:space="preserve">select </w:t>
      </w:r>
      <w:r w:rsidRPr="00F526E4">
        <w:rPr>
          <w:i/>
        </w:rPr>
        <w:t xml:space="preserve">Show </w:t>
      </w:r>
      <w:del w:id="341" w:author="Xing Li" w:date="2014-10-06T20:47:00Z">
        <w:r w:rsidRPr="00F526E4" w:rsidDel="00A231AC">
          <w:rPr>
            <w:i/>
          </w:rPr>
          <w:delText>View</w:delText>
        </w:r>
        <w:r w:rsidDel="00A231AC">
          <w:rPr>
            <w:i/>
          </w:rPr>
          <w:delText xml:space="preserve"> </w:delText>
        </w:r>
      </w:del>
      <w:ins w:id="342" w:author="Xing Li" w:date="2014-10-06T20:47:00Z">
        <w:r w:rsidR="00A231AC">
          <w:rPr>
            <w:i/>
          </w:rPr>
          <w:t xml:space="preserve">Sites </w:t>
        </w:r>
      </w:ins>
      <w:r>
        <w:rPr>
          <w:i/>
        </w:rPr>
        <w:t>List</w:t>
      </w:r>
      <w:ins w:id="343" w:author="Xing Li" w:date="2014-10-06T20:47:00Z">
        <w:r w:rsidR="00A231AC">
          <w:rPr>
            <w:i/>
          </w:rPr>
          <w:t>,</w:t>
        </w:r>
      </w:ins>
      <w:del w:id="344" w:author="Xing Li" w:date="2014-10-06T20:47:00Z">
        <w:r w:rsidDel="00A231AC">
          <w:rPr>
            <w:i/>
          </w:rPr>
          <w:delText xml:space="preserve"> </w:delText>
        </w:r>
        <w:r w:rsidRPr="009B548C" w:rsidDel="00A231AC">
          <w:delText>or</w:delText>
        </w:r>
      </w:del>
      <w:r w:rsidRPr="009B548C">
        <w:t xml:space="preserve"> </w:t>
      </w:r>
      <w:r w:rsidRPr="00F526E4">
        <w:rPr>
          <w:i/>
        </w:rPr>
        <w:t xml:space="preserve">Show </w:t>
      </w:r>
      <w:del w:id="345" w:author="Xing Li" w:date="2014-10-06T20:48:00Z">
        <w:r w:rsidRPr="00F526E4" w:rsidDel="00A231AC">
          <w:rPr>
            <w:i/>
          </w:rPr>
          <w:delText xml:space="preserve">Probe </w:delText>
        </w:r>
      </w:del>
      <w:ins w:id="346" w:author="Xing Li" w:date="2014-10-06T20:48:00Z">
        <w:r w:rsidR="00A231AC">
          <w:rPr>
            <w:i/>
          </w:rPr>
          <w:t>Sites</w:t>
        </w:r>
        <w:r w:rsidR="00A231AC" w:rsidRPr="00F526E4">
          <w:rPr>
            <w:i/>
          </w:rPr>
          <w:t xml:space="preserve"> </w:t>
        </w:r>
      </w:ins>
      <w:r w:rsidRPr="00F526E4">
        <w:rPr>
          <w:i/>
        </w:rPr>
        <w:t>Distribution</w:t>
      </w:r>
      <w:r>
        <w:rPr>
          <w:i/>
        </w:rPr>
        <w:t xml:space="preserve"> </w:t>
      </w:r>
      <w:ins w:id="347" w:author="Xing Li" w:date="2014-10-06T20:48:00Z">
        <w:r w:rsidR="00A231AC">
          <w:rPr>
            <w:i/>
          </w:rPr>
          <w:t xml:space="preserve">or Show Variant Distribution </w:t>
        </w:r>
      </w:ins>
      <w:r w:rsidRPr="00F526E4">
        <w:t xml:space="preserve">to make a </w:t>
      </w:r>
      <w:del w:id="348" w:author="Xing Li" w:date="2014-10-06T20:48:00Z">
        <w:r w:rsidRPr="00F526E4" w:rsidDel="00A231AC">
          <w:delText xml:space="preserve">text </w:delText>
        </w:r>
      </w:del>
      <w:r w:rsidRPr="00F526E4">
        <w:t>report.</w:t>
      </w:r>
      <w:r>
        <w:t xml:space="preserve"> Please see </w:t>
      </w:r>
      <w:ins w:id="349" w:author="Xing Li" w:date="2014-10-06T20:49:00Z">
        <w:r w:rsidR="00A231AC" w:rsidRPr="00A231AC">
          <w:rPr>
            <w:i/>
            <w:rPrChange w:id="350" w:author="Xing Li" w:date="2014-10-06T20:49:00Z">
              <w:rPr/>
            </w:rPrChange>
          </w:rPr>
          <w:fldChar w:fldCharType="begin"/>
        </w:r>
        <w:r w:rsidR="00A231AC" w:rsidRPr="00A231AC">
          <w:rPr>
            <w:i/>
            <w:rPrChange w:id="351" w:author="Xing Li" w:date="2014-10-06T20:49:00Z">
              <w:rPr/>
            </w:rPrChange>
          </w:rPr>
          <w:instrText xml:space="preserve"> REF _Ref400391873 \h </w:instrText>
        </w:r>
      </w:ins>
      <w:r w:rsidR="00A231AC">
        <w:rPr>
          <w:i/>
        </w:rPr>
        <w:instrText xml:space="preserve"> \* MERGEFORMAT </w:instrText>
      </w:r>
      <w:r w:rsidR="00A231AC" w:rsidRPr="00A231AC">
        <w:rPr>
          <w:i/>
          <w:rPrChange w:id="352" w:author="Xing Li" w:date="2014-10-06T20:49:00Z">
            <w:rPr>
              <w:i/>
            </w:rPr>
          </w:rPrChange>
        </w:rPr>
      </w:r>
      <w:r w:rsidR="00A231AC" w:rsidRPr="00A231AC">
        <w:rPr>
          <w:i/>
          <w:rPrChange w:id="353" w:author="Xing Li" w:date="2014-10-06T20:49:00Z">
            <w:rPr/>
          </w:rPrChange>
        </w:rPr>
        <w:fldChar w:fldCharType="separate"/>
      </w:r>
      <w:ins w:id="354" w:author="Xing Li" w:date="2014-10-06T22:06:00Z">
        <w:r w:rsidR="00937986" w:rsidRPr="00937986">
          <w:rPr>
            <w:i/>
            <w:rPrChange w:id="355" w:author="Xing Li" w:date="2014-10-06T22:06:00Z">
              <w:rPr/>
            </w:rPrChange>
          </w:rPr>
          <w:t>Probe Set and Probe Lists</w:t>
        </w:r>
      </w:ins>
      <w:ins w:id="356" w:author="Xing Li" w:date="2014-10-06T20:49:00Z">
        <w:r w:rsidR="00A231AC" w:rsidRPr="00A231AC">
          <w:rPr>
            <w:i/>
            <w:rPrChange w:id="357" w:author="Xing Li" w:date="2014-10-06T20:49:00Z">
              <w:rPr/>
            </w:rPrChange>
          </w:rPr>
          <w:fldChar w:fldCharType="end"/>
        </w:r>
      </w:ins>
      <w:del w:id="358" w:author="Xing Li" w:date="2014-10-06T20:48:00Z">
        <w:r w:rsidDel="00A231AC">
          <w:delText xml:space="preserve">chapter </w:delText>
        </w:r>
        <w:r w:rsidDel="00A231AC">
          <w:fldChar w:fldCharType="begin"/>
        </w:r>
        <w:r w:rsidDel="00A231AC">
          <w:delInstrText xml:space="preserve"> REF _Ref399661031 \r \h </w:delInstrText>
        </w:r>
        <w:r w:rsidDel="00A231AC">
          <w:fldChar w:fldCharType="separate"/>
        </w:r>
        <w:r w:rsidR="002144F4" w:rsidDel="00A231AC">
          <w:delText>5.1</w:delText>
        </w:r>
        <w:r w:rsidDel="00A231AC">
          <w:fldChar w:fldCharType="end"/>
        </w:r>
      </w:del>
      <w:ins w:id="359" w:author="Xing Li" w:date="2014-10-06T20:49:00Z">
        <w:r w:rsidR="00A231AC">
          <w:t xml:space="preserve"> section</w:t>
        </w:r>
      </w:ins>
      <w:r>
        <w:t xml:space="preserve"> for more details.</w:t>
      </w:r>
    </w:p>
    <w:p w14:paraId="12A37296" w14:textId="77777777" w:rsidR="0088137C" w:rsidRPr="00ED24B4" w:rsidRDefault="0088137C" w:rsidP="0088137C">
      <w:pPr>
        <w:pStyle w:val="2"/>
        <w:spacing w:before="0" w:after="120"/>
        <w:ind w:left="0"/>
        <w:rPr>
          <w:sz w:val="22"/>
          <w:szCs w:val="22"/>
        </w:rPr>
      </w:pPr>
      <w:commentRangeStart w:id="360"/>
      <w:r w:rsidRPr="00ED24B4">
        <w:rPr>
          <w:rFonts w:hint="eastAsia"/>
          <w:sz w:val="22"/>
          <w:szCs w:val="22"/>
        </w:rPr>
        <w:t>Opening an Existing Project</w:t>
      </w:r>
      <w:commentRangeEnd w:id="360"/>
      <w:r w:rsidRPr="00960ECD">
        <w:rPr>
          <w:sz w:val="22"/>
          <w:szCs w:val="22"/>
          <w:rPrChange w:id="361" w:author="Xing Li" w:date="2014-10-06T21:20:00Z">
            <w:rPr>
              <w:rStyle w:val="af9"/>
              <w:rFonts w:asciiTheme="majorHAnsi" w:eastAsiaTheme="minorEastAsia" w:hAnsiTheme="majorHAnsi"/>
              <w:b w:val="0"/>
              <w:bCs w:val="0"/>
            </w:rPr>
          </w:rPrChange>
        </w:rPr>
        <w:commentReference w:id="360"/>
      </w:r>
    </w:p>
    <w:p w14:paraId="236F9366" w14:textId="416017C2" w:rsidR="0088137C" w:rsidRPr="005F247E" w:rsidRDefault="0088137C" w:rsidP="0088137C">
      <w:r w:rsidRPr="00F47D85">
        <w:t>To open an existing project</w:t>
      </w:r>
      <w:r>
        <w:t>,</w:t>
      </w:r>
      <w:r w:rsidRPr="00F47D85">
        <w:t xml:space="preserve"> select </w:t>
      </w:r>
      <w:del w:id="362" w:author="Xing Li" w:date="2014-10-08T10:09:00Z">
        <w:r w:rsidDel="00FE0919">
          <w:delText>‘</w:delText>
        </w:r>
      </w:del>
      <w:r w:rsidRPr="00F47D85">
        <w:rPr>
          <w:i/>
        </w:rPr>
        <w:t>File &gt; Open Project</w:t>
      </w:r>
      <w:ins w:id="363" w:author="Xing Li" w:date="2014-10-08T10:09:00Z">
        <w:r w:rsidR="00FE0919">
          <w:t xml:space="preserve"> </w:t>
        </w:r>
      </w:ins>
      <w:del w:id="364" w:author="Xing Li" w:date="2014-10-08T10:09:00Z">
        <w:r w:rsidDel="00FE0919">
          <w:rPr>
            <w:i/>
          </w:rPr>
          <w:delText>’</w:delText>
        </w:r>
        <w:r w:rsidRPr="00F47D85" w:rsidDel="00FE0919">
          <w:delText xml:space="preserve"> </w:delText>
        </w:r>
      </w:del>
      <w:r w:rsidRPr="00F47D85">
        <w:t xml:space="preserve">from the main menu. All </w:t>
      </w:r>
      <w:r>
        <w:t>RED</w:t>
      </w:r>
      <w:r w:rsidRPr="00F47D85">
        <w:t xml:space="preserve"> project files use a </w:t>
      </w:r>
      <w:r w:rsidRPr="00A04FA4">
        <w:rPr>
          <w:i/>
        </w:rPr>
        <w:t>.red</w:t>
      </w:r>
      <w:r w:rsidRPr="00F47D85">
        <w:t xml:space="preserve"> file extension. </w:t>
      </w:r>
      <w:r>
        <w:t xml:space="preserve">A RED project stores all of the Data Set, Data Group, Probe Set and Probe List information for your project. It also remembers which </w:t>
      </w:r>
      <w:del w:id="365" w:author="Xing Li" w:date="2014-10-06T20:52:00Z">
        <w:r w:rsidDel="00A231AC">
          <w:delText xml:space="preserve">annotation and </w:delText>
        </w:r>
      </w:del>
      <w:r>
        <w:t>data tracks were visible.</w:t>
      </w:r>
      <w:ins w:id="366" w:author="Xing Li" w:date="2014-10-06T20:53:00Z">
        <w:r w:rsidR="00A231AC">
          <w:t xml:space="preserve"> See </w:t>
        </w:r>
      </w:ins>
      <w:ins w:id="367" w:author="Xing Li" w:date="2014-10-06T20:54:00Z">
        <w:r w:rsidR="00A231AC" w:rsidRPr="00A231AC">
          <w:rPr>
            <w:i/>
            <w:rPrChange w:id="368" w:author="Xing Li" w:date="2014-10-06T20:54:00Z">
              <w:rPr/>
            </w:rPrChange>
          </w:rPr>
          <w:fldChar w:fldCharType="begin"/>
        </w:r>
        <w:r w:rsidR="00A231AC" w:rsidRPr="00A231AC">
          <w:rPr>
            <w:i/>
            <w:rPrChange w:id="369" w:author="Xing Li" w:date="2014-10-06T20:54:00Z">
              <w:rPr/>
            </w:rPrChange>
          </w:rPr>
          <w:instrText xml:space="preserve"> REF _Ref400392169 \h </w:instrText>
        </w:r>
      </w:ins>
      <w:r w:rsidR="00A231AC">
        <w:rPr>
          <w:i/>
        </w:rPr>
        <w:instrText xml:space="preserve"> \* MERGEFORMAT </w:instrText>
      </w:r>
      <w:r w:rsidR="00A231AC" w:rsidRPr="00A231AC">
        <w:rPr>
          <w:i/>
          <w:rPrChange w:id="370" w:author="Xing Li" w:date="2014-10-06T20:54:00Z">
            <w:rPr>
              <w:i/>
            </w:rPr>
          </w:rPrChange>
        </w:rPr>
      </w:r>
      <w:r w:rsidR="00A231AC" w:rsidRPr="00A231AC">
        <w:rPr>
          <w:i/>
          <w:rPrChange w:id="371" w:author="Xing Li" w:date="2014-10-06T20:54:00Z">
            <w:rPr/>
          </w:rPrChange>
        </w:rPr>
        <w:fldChar w:fldCharType="separate"/>
      </w:r>
      <w:ins w:id="372" w:author="Xing Li" w:date="2014-10-06T22:06:00Z">
        <w:r w:rsidR="00937986" w:rsidRPr="00937986">
          <w:rPr>
            <w:i/>
            <w:szCs w:val="22"/>
            <w:rPrChange w:id="373" w:author="Xing Li" w:date="2014-10-06T22:06:00Z">
              <w:rPr>
                <w:szCs w:val="22"/>
              </w:rPr>
            </w:rPrChange>
          </w:rPr>
          <w:t>Saving a Project</w:t>
        </w:r>
      </w:ins>
      <w:ins w:id="374" w:author="Xing Li" w:date="2014-10-06T20:54:00Z">
        <w:r w:rsidR="00A231AC" w:rsidRPr="00A231AC">
          <w:rPr>
            <w:i/>
            <w:rPrChange w:id="375" w:author="Xing Li" w:date="2014-10-06T20:54:00Z">
              <w:rPr/>
            </w:rPrChange>
          </w:rPr>
          <w:fldChar w:fldCharType="end"/>
        </w:r>
        <w:r w:rsidR="00A231AC">
          <w:rPr>
            <w:i/>
          </w:rPr>
          <w:t xml:space="preserve"> </w:t>
        </w:r>
        <w:r w:rsidR="00A231AC" w:rsidRPr="00A231AC">
          <w:rPr>
            <w:rPrChange w:id="376" w:author="Xing Li" w:date="2014-10-06T20:54:00Z">
              <w:rPr>
                <w:i/>
              </w:rPr>
            </w:rPrChange>
          </w:rPr>
          <w:t>section</w:t>
        </w:r>
        <w:r w:rsidR="00A231AC">
          <w:rPr>
            <w:i/>
          </w:rPr>
          <w:t xml:space="preserve"> </w:t>
        </w:r>
        <w:r w:rsidR="00A231AC">
          <w:t>for more details.</w:t>
        </w:r>
      </w:ins>
    </w:p>
    <w:p w14:paraId="0A767EA8" w14:textId="77777777" w:rsidR="0088137C" w:rsidRDefault="0088137C" w:rsidP="0088137C">
      <w:pPr>
        <w:sectPr w:rsidR="0088137C" w:rsidSect="00F56258">
          <w:pgSz w:w="12240" w:h="15840"/>
          <w:pgMar w:top="1440" w:right="1440" w:bottom="1440" w:left="1440" w:header="850" w:footer="994" w:gutter="0"/>
          <w:cols w:space="425"/>
          <w:docGrid w:type="lines" w:linePitch="312"/>
        </w:sectPr>
      </w:pPr>
      <w:r>
        <w:t>Although it stores the name of the genome you were using, it doesn't contain the actual genome data. If you are using RED on a new machine, it will automatically download and install the required genome when you open a project file. If you want to use RED when not connected to a network, you need to ensure that the correct genome has been installed locally. Once downloaded, genomes will be cached on your machine for future use.</w:t>
      </w:r>
      <w:del w:id="377" w:author="Xing Li" w:date="2014-10-06T20:53:00Z">
        <w:r w:rsidDel="00A231AC">
          <w:delText>.</w:delText>
        </w:r>
      </w:del>
    </w:p>
    <w:p w14:paraId="7EE5BB42" w14:textId="77777777" w:rsidR="0088137C" w:rsidRDefault="0088137C" w:rsidP="0088137C">
      <w:pPr>
        <w:pStyle w:val="1"/>
        <w:spacing w:before="0"/>
      </w:pPr>
      <w:r>
        <w:rPr>
          <w:rFonts w:hint="eastAsia"/>
        </w:rPr>
        <w:t>Visualisation</w:t>
      </w:r>
    </w:p>
    <w:p w14:paraId="4E4DD713" w14:textId="77777777" w:rsidR="0088137C" w:rsidRDefault="0088137C" w:rsidP="0088137C">
      <w:r>
        <w:t>One of t</w:t>
      </w:r>
      <w:r>
        <w:rPr>
          <w:rFonts w:hint="eastAsia"/>
        </w:rPr>
        <w:t xml:space="preserve">he most </w:t>
      </w:r>
      <w:r>
        <w:t>characteristic features in RED is visualization. We provide a great variety of information for detecting and visualizing RNA-editing events. In total, there are six panels shown on the main window.</w:t>
      </w:r>
    </w:p>
    <w:p w14:paraId="1B40D6BC" w14:textId="77777777" w:rsidR="0088137C" w:rsidRPr="00ED24B4" w:rsidRDefault="0088137C" w:rsidP="0088137C">
      <w:pPr>
        <w:pStyle w:val="2"/>
        <w:spacing w:before="0" w:after="120"/>
        <w:ind w:left="0"/>
        <w:rPr>
          <w:sz w:val="22"/>
          <w:szCs w:val="22"/>
        </w:rPr>
      </w:pPr>
      <w:r w:rsidRPr="00ED24B4">
        <w:rPr>
          <w:rFonts w:hint="eastAsia"/>
          <w:sz w:val="22"/>
          <w:szCs w:val="22"/>
        </w:rPr>
        <w:t>Main Window</w:t>
      </w:r>
    </w:p>
    <w:p w14:paraId="217AB42E" w14:textId="705CE23B" w:rsidR="0088137C" w:rsidRDefault="0088137C" w:rsidP="0088137C">
      <w:r>
        <w:t xml:space="preserve">The main window consists of </w:t>
      </w:r>
      <w:r w:rsidRPr="00215623">
        <w:rPr>
          <w:i/>
        </w:rPr>
        <w:t>Toolbar Panel</w:t>
      </w:r>
      <w:r>
        <w:t xml:space="preserve">, </w:t>
      </w:r>
      <w:r w:rsidRPr="00215623">
        <w:rPr>
          <w:i/>
        </w:rPr>
        <w:t>Directory Panel</w:t>
      </w:r>
      <w:r>
        <w:t xml:space="preserve">, </w:t>
      </w:r>
      <w:r w:rsidRPr="00215623">
        <w:rPr>
          <w:i/>
        </w:rPr>
        <w:t>Genome Panel</w:t>
      </w:r>
      <w:r>
        <w:t xml:space="preserve">, </w:t>
      </w:r>
      <w:r w:rsidRPr="00215623">
        <w:rPr>
          <w:i/>
        </w:rPr>
        <w:t>Feature Panel</w:t>
      </w:r>
      <w:r>
        <w:t xml:space="preserve">, </w:t>
      </w:r>
      <w:r w:rsidRPr="00215623">
        <w:rPr>
          <w:i/>
        </w:rPr>
        <w:t>Chromosome Panel</w:t>
      </w:r>
      <w:r>
        <w:t xml:space="preserve"> and </w:t>
      </w:r>
      <w:r w:rsidRPr="00215623">
        <w:rPr>
          <w:i/>
        </w:rPr>
        <w:t>Status</w:t>
      </w:r>
      <w:r>
        <w:rPr>
          <w:i/>
        </w:rPr>
        <w:t>-</w:t>
      </w:r>
      <w:r w:rsidRPr="00215623">
        <w:rPr>
          <w:i/>
        </w:rPr>
        <w:t>bar Panel</w:t>
      </w:r>
      <w:r w:rsidRPr="00215623">
        <w:t>.</w:t>
      </w:r>
      <w:ins w:id="378" w:author="Xing Li" w:date="2014-10-06T21:02:00Z">
        <w:r w:rsidR="00357B11">
          <w:t xml:space="preserve"> Shown as following figure</w:t>
        </w:r>
      </w:ins>
      <w:ins w:id="379" w:author="Xing Li" w:date="2014-10-08T11:22:00Z">
        <w:r w:rsidR="00B71A7E">
          <w:t>s</w:t>
        </w:r>
      </w:ins>
      <w:ins w:id="380" w:author="Xing Li" w:date="2014-10-06T21:02:00Z">
        <w:r w:rsidR="00357B11">
          <w:t xml:space="preserve"> and table.</w:t>
        </w:r>
      </w:ins>
    </w:p>
    <w:p w14:paraId="7B5EFFEE" w14:textId="14D81488" w:rsidR="0088137C" w:rsidRDefault="0088137C" w:rsidP="0088137C">
      <w:pPr>
        <w:keepNext/>
        <w:ind w:firstLine="0"/>
        <w:jc w:val="center"/>
      </w:pPr>
      <w:del w:id="381" w:author="Xing Li" w:date="2014-10-06T21:30:00Z">
        <w:r w:rsidDel="00960ECD">
          <w:rPr>
            <w:noProof/>
          </w:rPr>
          <w:drawing>
            <wp:inline distT="0" distB="0" distL="0" distR="0" wp14:anchorId="1F0F920A" wp14:editId="3434E7F5">
              <wp:extent cx="5971540" cy="36087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3608705"/>
                      </a:xfrm>
                      <a:prstGeom prst="rect">
                        <a:avLst/>
                      </a:prstGeom>
                    </pic:spPr>
                  </pic:pic>
                </a:graphicData>
              </a:graphic>
            </wp:inline>
          </w:drawing>
        </w:r>
      </w:del>
      <w:ins w:id="382" w:author="Xing Li" w:date="2014-10-06T21:30:00Z">
        <w:r w:rsidR="00960ECD" w:rsidRPr="00960ECD">
          <w:rPr>
            <w:noProof/>
          </w:rPr>
          <w:t xml:space="preserve"> </w:t>
        </w:r>
        <w:r w:rsidR="00960ECD">
          <w:rPr>
            <w:noProof/>
          </w:rPr>
          <w:drawing>
            <wp:inline distT="0" distB="0" distL="0" distR="0" wp14:anchorId="2F2060E8" wp14:editId="0C826DFF">
              <wp:extent cx="5971540" cy="33604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3360420"/>
                      </a:xfrm>
                      <a:prstGeom prst="rect">
                        <a:avLst/>
                      </a:prstGeom>
                    </pic:spPr>
                  </pic:pic>
                </a:graphicData>
              </a:graphic>
            </wp:inline>
          </w:drawing>
        </w:r>
      </w:ins>
    </w:p>
    <w:p w14:paraId="50547ACC" w14:textId="08DEDDA9" w:rsidR="00357B11" w:rsidRPr="00357B11" w:rsidRDefault="0088137C">
      <w:pPr>
        <w:pStyle w:val="afd"/>
        <w:jc w:val="center"/>
        <w:rPr>
          <w:ins w:id="383" w:author="Xing Li" w:date="2014-10-06T20:59:00Z"/>
          <w:i/>
          <w:iCs/>
          <w:color w:val="404040" w:themeColor="text1" w:themeTint="BF"/>
          <w:rPrChange w:id="384" w:author="Xing Li" w:date="2014-10-06T20:59:00Z">
            <w:rPr>
              <w:ins w:id="385" w:author="Xing Li" w:date="2014-10-06T20:59:00Z"/>
            </w:rPr>
          </w:rPrChange>
        </w:rPr>
        <w:pPrChange w:id="386" w:author="Xing Li" w:date="2014-10-06T20:59:00Z">
          <w:pPr>
            <w:pStyle w:val="afd"/>
            <w:keepNext/>
          </w:pPr>
        </w:pPrChange>
      </w:pPr>
      <w:r w:rsidRPr="00F526E4">
        <w:rPr>
          <w:i/>
        </w:rPr>
        <w:t xml:space="preserve">Fig. </w:t>
      </w:r>
      <w:ins w:id="387"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3</w:t>
      </w:r>
      <w:ins w:id="388"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389" w:author="Xing Li" w:date="2014-10-06T22:06:00Z">
        <w:r w:rsidR="00937986">
          <w:rPr>
            <w:i/>
            <w:noProof/>
          </w:rPr>
          <w:t>1</w:t>
        </w:r>
      </w:ins>
      <w:ins w:id="390" w:author="Xing Li" w:date="2014-10-06T21:35:00Z">
        <w:r w:rsidR="009268AC">
          <w:rPr>
            <w:i/>
          </w:rPr>
          <w:fldChar w:fldCharType="end"/>
        </w:r>
      </w:ins>
      <w:del w:id="391"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w:delText>
        </w:r>
        <w:r w:rsidDel="00160367">
          <w:rPr>
            <w:i/>
          </w:rPr>
          <w:fldChar w:fldCharType="end"/>
        </w:r>
      </w:del>
      <w:r w:rsidRPr="00F526E4">
        <w:rPr>
          <w:i/>
        </w:rPr>
        <w:t xml:space="preserve"> </w:t>
      </w:r>
      <w:r w:rsidRPr="00CE1487">
        <w:rPr>
          <w:rStyle w:val="af7"/>
        </w:rPr>
        <w:t>Main window</w:t>
      </w:r>
    </w:p>
    <w:p w14:paraId="59FC12E9" w14:textId="7DEF512B" w:rsidR="00357B11" w:rsidRDefault="00357B11">
      <w:pPr>
        <w:pStyle w:val="afd"/>
        <w:keepNext/>
        <w:rPr>
          <w:ins w:id="392" w:author="Xing Li" w:date="2014-10-06T21:01:00Z"/>
        </w:rPr>
        <w:pPrChange w:id="393" w:author="Xing Li" w:date="2014-10-06T21:01:00Z">
          <w:pPr/>
        </w:pPrChange>
      </w:pPr>
      <w:ins w:id="394" w:author="Xing Li" w:date="2014-10-06T21:01:00Z">
        <w:r>
          <w:t xml:space="preserve">Table </w:t>
        </w:r>
        <w:r>
          <w:fldChar w:fldCharType="begin"/>
        </w:r>
        <w:r>
          <w:instrText xml:space="preserve"> SEQ Table \* ARABIC </w:instrText>
        </w:r>
      </w:ins>
      <w:r>
        <w:fldChar w:fldCharType="separate"/>
      </w:r>
      <w:ins w:id="395" w:author="Xing Li" w:date="2014-10-06T22:06:00Z">
        <w:r w:rsidR="00937986">
          <w:rPr>
            <w:noProof/>
          </w:rPr>
          <w:t>1</w:t>
        </w:r>
      </w:ins>
      <w:ins w:id="396" w:author="Xing Li" w:date="2014-10-06T21:01:00Z">
        <w:r>
          <w:fldChar w:fldCharType="end"/>
        </w:r>
        <w:r>
          <w:t xml:space="preserve">. </w:t>
        </w:r>
        <w:r w:rsidRPr="00357B11">
          <w:rPr>
            <w:i/>
            <w:rPrChange w:id="397" w:author="Xing Li" w:date="2014-10-06T21:02:00Z">
              <w:rPr/>
            </w:rPrChange>
          </w:rPr>
          <w:t>Panel Explanation</w:t>
        </w:r>
      </w:ins>
    </w:p>
    <w:tbl>
      <w:tblPr>
        <w:tblStyle w:val="ae"/>
        <w:tblW w:w="0" w:type="auto"/>
        <w:tblInd w:w="7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3240"/>
      </w:tblGrid>
      <w:tr w:rsidR="00357B11" w:rsidRPr="00BF55BF" w14:paraId="7DCBBD40" w14:textId="77777777" w:rsidTr="00357B11">
        <w:trPr>
          <w:ins w:id="398" w:author="Xing Li" w:date="2014-10-06T20:59:00Z"/>
        </w:trPr>
        <w:tc>
          <w:tcPr>
            <w:tcW w:w="1998" w:type="dxa"/>
            <w:tcBorders>
              <w:top w:val="single" w:sz="4" w:space="0" w:color="auto"/>
              <w:bottom w:val="single" w:sz="4" w:space="0" w:color="auto"/>
            </w:tcBorders>
          </w:tcPr>
          <w:p w14:paraId="16C8BA24" w14:textId="77777777" w:rsidR="00357B11" w:rsidRPr="00BF55BF" w:rsidRDefault="00357B11" w:rsidP="00357B11">
            <w:pPr>
              <w:pStyle w:val="1"/>
              <w:numPr>
                <w:ilvl w:val="0"/>
                <w:numId w:val="0"/>
              </w:numPr>
              <w:spacing w:before="0" w:after="0" w:line="240" w:lineRule="auto"/>
              <w:rPr>
                <w:ins w:id="399" w:author="Xing Li" w:date="2014-10-06T20:59:00Z"/>
                <w:b w:val="0"/>
                <w:sz w:val="22"/>
                <w:szCs w:val="22"/>
              </w:rPr>
            </w:pPr>
            <w:ins w:id="400" w:author="Xing Li" w:date="2014-10-06T20:59:00Z">
              <w:r w:rsidRPr="00BF55BF">
                <w:rPr>
                  <w:b w:val="0"/>
                  <w:sz w:val="22"/>
                  <w:szCs w:val="22"/>
                </w:rPr>
                <w:t>Panel</w:t>
              </w:r>
            </w:ins>
          </w:p>
        </w:tc>
        <w:tc>
          <w:tcPr>
            <w:tcW w:w="3240" w:type="dxa"/>
            <w:tcBorders>
              <w:top w:val="single" w:sz="4" w:space="0" w:color="auto"/>
              <w:bottom w:val="single" w:sz="4" w:space="0" w:color="auto"/>
            </w:tcBorders>
          </w:tcPr>
          <w:p w14:paraId="2D99BBF0" w14:textId="77777777" w:rsidR="00357B11" w:rsidRPr="00BF55BF" w:rsidRDefault="00357B11" w:rsidP="00357B11">
            <w:pPr>
              <w:pStyle w:val="1"/>
              <w:numPr>
                <w:ilvl w:val="0"/>
                <w:numId w:val="0"/>
              </w:numPr>
              <w:spacing w:before="0" w:after="0" w:line="240" w:lineRule="auto"/>
              <w:rPr>
                <w:ins w:id="401" w:author="Xing Li" w:date="2014-10-06T20:59:00Z"/>
                <w:b w:val="0"/>
                <w:sz w:val="22"/>
                <w:szCs w:val="22"/>
              </w:rPr>
            </w:pPr>
            <w:ins w:id="402" w:author="Xing Li" w:date="2014-10-06T20:59:00Z">
              <w:r w:rsidRPr="00BF55BF">
                <w:rPr>
                  <w:b w:val="0"/>
                  <w:sz w:val="22"/>
                  <w:szCs w:val="22"/>
                </w:rPr>
                <w:t>Explanation</w:t>
              </w:r>
            </w:ins>
          </w:p>
        </w:tc>
      </w:tr>
      <w:tr w:rsidR="00357B11" w:rsidRPr="00BF55BF" w14:paraId="18EDBC1C" w14:textId="77777777" w:rsidTr="00357B11">
        <w:trPr>
          <w:ins w:id="403" w:author="Xing Li" w:date="2014-10-06T20:59:00Z"/>
        </w:trPr>
        <w:tc>
          <w:tcPr>
            <w:tcW w:w="1998" w:type="dxa"/>
            <w:tcBorders>
              <w:top w:val="single" w:sz="4" w:space="0" w:color="auto"/>
            </w:tcBorders>
          </w:tcPr>
          <w:p w14:paraId="0C284301" w14:textId="77777777" w:rsidR="00357B11" w:rsidRPr="00BF55BF" w:rsidRDefault="00357B11" w:rsidP="00357B11">
            <w:pPr>
              <w:pStyle w:val="1"/>
              <w:numPr>
                <w:ilvl w:val="0"/>
                <w:numId w:val="0"/>
              </w:numPr>
              <w:spacing w:before="0" w:after="0" w:line="240" w:lineRule="auto"/>
              <w:rPr>
                <w:ins w:id="404" w:author="Xing Li" w:date="2014-10-06T20:59:00Z"/>
                <w:b w:val="0"/>
                <w:sz w:val="22"/>
                <w:szCs w:val="22"/>
              </w:rPr>
            </w:pPr>
            <w:ins w:id="405" w:author="Xing Li" w:date="2014-10-06T20:59:00Z">
              <w:r w:rsidRPr="00BF55BF">
                <w:rPr>
                  <w:b w:val="0"/>
                  <w:sz w:val="22"/>
                  <w:szCs w:val="22"/>
                </w:rPr>
                <w:t>1</w:t>
              </w:r>
            </w:ins>
          </w:p>
        </w:tc>
        <w:tc>
          <w:tcPr>
            <w:tcW w:w="3240" w:type="dxa"/>
            <w:tcBorders>
              <w:top w:val="single" w:sz="4" w:space="0" w:color="auto"/>
            </w:tcBorders>
          </w:tcPr>
          <w:p w14:paraId="7F9F2F7D" w14:textId="77777777" w:rsidR="00357B11" w:rsidRPr="00BF55BF" w:rsidRDefault="00357B11" w:rsidP="00357B11">
            <w:pPr>
              <w:pStyle w:val="1"/>
              <w:numPr>
                <w:ilvl w:val="0"/>
                <w:numId w:val="0"/>
              </w:numPr>
              <w:spacing w:before="0" w:after="0" w:line="240" w:lineRule="auto"/>
              <w:rPr>
                <w:ins w:id="406" w:author="Xing Li" w:date="2014-10-06T20:59:00Z"/>
                <w:b w:val="0"/>
                <w:sz w:val="22"/>
                <w:szCs w:val="22"/>
              </w:rPr>
            </w:pPr>
            <w:ins w:id="407" w:author="Xing Li" w:date="2014-10-06T20:59:00Z">
              <w:r w:rsidRPr="00BF55BF">
                <w:rPr>
                  <w:b w:val="0"/>
                  <w:sz w:val="22"/>
                  <w:szCs w:val="22"/>
                </w:rPr>
                <w:t>Toolbar Panel</w:t>
              </w:r>
            </w:ins>
          </w:p>
        </w:tc>
      </w:tr>
      <w:tr w:rsidR="00357B11" w:rsidRPr="00BF55BF" w14:paraId="15028ABC" w14:textId="77777777" w:rsidTr="00357B11">
        <w:trPr>
          <w:ins w:id="408" w:author="Xing Li" w:date="2014-10-06T20:59:00Z"/>
        </w:trPr>
        <w:tc>
          <w:tcPr>
            <w:tcW w:w="1998" w:type="dxa"/>
          </w:tcPr>
          <w:p w14:paraId="73562EA6" w14:textId="77777777" w:rsidR="00357B11" w:rsidRPr="00BF55BF" w:rsidRDefault="00357B11" w:rsidP="00357B11">
            <w:pPr>
              <w:pStyle w:val="1"/>
              <w:numPr>
                <w:ilvl w:val="0"/>
                <w:numId w:val="0"/>
              </w:numPr>
              <w:spacing w:before="0" w:after="0" w:line="240" w:lineRule="auto"/>
              <w:rPr>
                <w:ins w:id="409" w:author="Xing Li" w:date="2014-10-06T20:59:00Z"/>
                <w:b w:val="0"/>
                <w:sz w:val="22"/>
                <w:szCs w:val="22"/>
              </w:rPr>
            </w:pPr>
            <w:ins w:id="410" w:author="Xing Li" w:date="2014-10-06T20:59:00Z">
              <w:r w:rsidRPr="00BF55BF">
                <w:rPr>
                  <w:b w:val="0"/>
                  <w:sz w:val="22"/>
                  <w:szCs w:val="22"/>
                </w:rPr>
                <w:t>2</w:t>
              </w:r>
            </w:ins>
          </w:p>
        </w:tc>
        <w:tc>
          <w:tcPr>
            <w:tcW w:w="3240" w:type="dxa"/>
          </w:tcPr>
          <w:p w14:paraId="4C488426" w14:textId="77777777" w:rsidR="00357B11" w:rsidRPr="00BF55BF" w:rsidRDefault="00357B11" w:rsidP="00357B11">
            <w:pPr>
              <w:pStyle w:val="1"/>
              <w:numPr>
                <w:ilvl w:val="0"/>
                <w:numId w:val="0"/>
              </w:numPr>
              <w:spacing w:before="0" w:after="0" w:line="240" w:lineRule="auto"/>
              <w:rPr>
                <w:ins w:id="411" w:author="Xing Li" w:date="2014-10-06T20:59:00Z"/>
                <w:b w:val="0"/>
                <w:sz w:val="22"/>
                <w:szCs w:val="22"/>
              </w:rPr>
            </w:pPr>
            <w:ins w:id="412" w:author="Xing Li" w:date="2014-10-06T20:59:00Z">
              <w:r w:rsidRPr="00BF55BF">
                <w:rPr>
                  <w:b w:val="0"/>
                  <w:sz w:val="22"/>
                  <w:szCs w:val="22"/>
                </w:rPr>
                <w:t>Directory Panel</w:t>
              </w:r>
            </w:ins>
          </w:p>
        </w:tc>
      </w:tr>
      <w:tr w:rsidR="00357B11" w:rsidRPr="00BF55BF" w14:paraId="0C0FFFD6" w14:textId="77777777" w:rsidTr="00357B11">
        <w:trPr>
          <w:ins w:id="413" w:author="Xing Li" w:date="2014-10-06T20:59:00Z"/>
        </w:trPr>
        <w:tc>
          <w:tcPr>
            <w:tcW w:w="1998" w:type="dxa"/>
          </w:tcPr>
          <w:p w14:paraId="1D911B7A" w14:textId="77777777" w:rsidR="00357B11" w:rsidRPr="00BF55BF" w:rsidRDefault="00357B11" w:rsidP="00357B11">
            <w:pPr>
              <w:pStyle w:val="1"/>
              <w:numPr>
                <w:ilvl w:val="0"/>
                <w:numId w:val="0"/>
              </w:numPr>
              <w:spacing w:before="0" w:after="0" w:line="240" w:lineRule="auto"/>
              <w:rPr>
                <w:ins w:id="414" w:author="Xing Li" w:date="2014-10-06T20:59:00Z"/>
                <w:b w:val="0"/>
                <w:sz w:val="22"/>
                <w:szCs w:val="22"/>
              </w:rPr>
            </w:pPr>
            <w:ins w:id="415" w:author="Xing Li" w:date="2014-10-06T20:59:00Z">
              <w:r w:rsidRPr="00BF55BF">
                <w:rPr>
                  <w:b w:val="0"/>
                  <w:sz w:val="22"/>
                  <w:szCs w:val="22"/>
                </w:rPr>
                <w:t>3</w:t>
              </w:r>
            </w:ins>
          </w:p>
        </w:tc>
        <w:tc>
          <w:tcPr>
            <w:tcW w:w="3240" w:type="dxa"/>
          </w:tcPr>
          <w:p w14:paraId="62D7CE3E" w14:textId="77777777" w:rsidR="00357B11" w:rsidRPr="00BF55BF" w:rsidRDefault="00357B11" w:rsidP="00357B11">
            <w:pPr>
              <w:pStyle w:val="1"/>
              <w:numPr>
                <w:ilvl w:val="0"/>
                <w:numId w:val="0"/>
              </w:numPr>
              <w:spacing w:before="0" w:after="0" w:line="240" w:lineRule="auto"/>
              <w:rPr>
                <w:ins w:id="416" w:author="Xing Li" w:date="2014-10-06T20:59:00Z"/>
                <w:b w:val="0"/>
                <w:sz w:val="22"/>
                <w:szCs w:val="22"/>
              </w:rPr>
            </w:pPr>
            <w:ins w:id="417" w:author="Xing Li" w:date="2014-10-06T20:59:00Z">
              <w:r w:rsidRPr="00BF55BF">
                <w:rPr>
                  <w:b w:val="0"/>
                  <w:sz w:val="22"/>
                  <w:szCs w:val="22"/>
                </w:rPr>
                <w:t>Genome Panel</w:t>
              </w:r>
            </w:ins>
          </w:p>
        </w:tc>
      </w:tr>
      <w:tr w:rsidR="00357B11" w:rsidRPr="00BF55BF" w14:paraId="357FA638" w14:textId="77777777" w:rsidTr="00357B11">
        <w:trPr>
          <w:ins w:id="418" w:author="Xing Li" w:date="2014-10-06T20:59:00Z"/>
        </w:trPr>
        <w:tc>
          <w:tcPr>
            <w:tcW w:w="1998" w:type="dxa"/>
          </w:tcPr>
          <w:p w14:paraId="5CD66A04" w14:textId="77777777" w:rsidR="00357B11" w:rsidRPr="00BF55BF" w:rsidRDefault="00357B11" w:rsidP="00357B11">
            <w:pPr>
              <w:pStyle w:val="1"/>
              <w:numPr>
                <w:ilvl w:val="0"/>
                <w:numId w:val="0"/>
              </w:numPr>
              <w:spacing w:before="0" w:after="0" w:line="240" w:lineRule="auto"/>
              <w:rPr>
                <w:ins w:id="419" w:author="Xing Li" w:date="2014-10-06T20:59:00Z"/>
                <w:b w:val="0"/>
                <w:sz w:val="22"/>
                <w:szCs w:val="22"/>
              </w:rPr>
            </w:pPr>
            <w:ins w:id="420" w:author="Xing Li" w:date="2014-10-06T20:59:00Z">
              <w:r w:rsidRPr="00BF55BF">
                <w:rPr>
                  <w:b w:val="0"/>
                  <w:sz w:val="22"/>
                  <w:szCs w:val="22"/>
                </w:rPr>
                <w:t>4</w:t>
              </w:r>
            </w:ins>
          </w:p>
        </w:tc>
        <w:tc>
          <w:tcPr>
            <w:tcW w:w="3240" w:type="dxa"/>
          </w:tcPr>
          <w:p w14:paraId="28ADFAEA" w14:textId="77777777" w:rsidR="00357B11" w:rsidRPr="00BF55BF" w:rsidRDefault="00357B11" w:rsidP="00357B11">
            <w:pPr>
              <w:pStyle w:val="1"/>
              <w:numPr>
                <w:ilvl w:val="0"/>
                <w:numId w:val="0"/>
              </w:numPr>
              <w:spacing w:before="0" w:after="0" w:line="240" w:lineRule="auto"/>
              <w:rPr>
                <w:ins w:id="421" w:author="Xing Li" w:date="2014-10-06T20:59:00Z"/>
                <w:b w:val="0"/>
                <w:sz w:val="22"/>
                <w:szCs w:val="22"/>
              </w:rPr>
            </w:pPr>
            <w:ins w:id="422" w:author="Xing Li" w:date="2014-10-06T20:59:00Z">
              <w:r w:rsidRPr="00BF55BF">
                <w:rPr>
                  <w:b w:val="0"/>
                  <w:sz w:val="22"/>
                  <w:szCs w:val="22"/>
                </w:rPr>
                <w:t>Feature Panel</w:t>
              </w:r>
            </w:ins>
          </w:p>
        </w:tc>
      </w:tr>
      <w:tr w:rsidR="00357B11" w:rsidRPr="00BF55BF" w14:paraId="1C09D6AE" w14:textId="77777777" w:rsidTr="00357B11">
        <w:trPr>
          <w:ins w:id="423" w:author="Xing Li" w:date="2014-10-06T20:59:00Z"/>
        </w:trPr>
        <w:tc>
          <w:tcPr>
            <w:tcW w:w="1998" w:type="dxa"/>
          </w:tcPr>
          <w:p w14:paraId="7D18898F" w14:textId="77777777" w:rsidR="00357B11" w:rsidRPr="00BF55BF" w:rsidRDefault="00357B11" w:rsidP="00357B11">
            <w:pPr>
              <w:pStyle w:val="1"/>
              <w:numPr>
                <w:ilvl w:val="0"/>
                <w:numId w:val="0"/>
              </w:numPr>
              <w:spacing w:before="0" w:after="0" w:line="240" w:lineRule="auto"/>
              <w:rPr>
                <w:ins w:id="424" w:author="Xing Li" w:date="2014-10-06T20:59:00Z"/>
                <w:b w:val="0"/>
                <w:sz w:val="22"/>
                <w:szCs w:val="22"/>
              </w:rPr>
            </w:pPr>
            <w:ins w:id="425" w:author="Xing Li" w:date="2014-10-06T20:59:00Z">
              <w:r w:rsidRPr="00BF55BF">
                <w:rPr>
                  <w:b w:val="0"/>
                  <w:sz w:val="22"/>
                  <w:szCs w:val="22"/>
                </w:rPr>
                <w:t>5</w:t>
              </w:r>
            </w:ins>
          </w:p>
        </w:tc>
        <w:tc>
          <w:tcPr>
            <w:tcW w:w="3240" w:type="dxa"/>
          </w:tcPr>
          <w:p w14:paraId="31621D46" w14:textId="77777777" w:rsidR="00357B11" w:rsidRPr="00BF55BF" w:rsidRDefault="00357B11" w:rsidP="00357B11">
            <w:pPr>
              <w:pStyle w:val="1"/>
              <w:numPr>
                <w:ilvl w:val="0"/>
                <w:numId w:val="0"/>
              </w:numPr>
              <w:spacing w:before="0" w:after="0" w:line="240" w:lineRule="auto"/>
              <w:rPr>
                <w:ins w:id="426" w:author="Xing Li" w:date="2014-10-06T20:59:00Z"/>
                <w:b w:val="0"/>
                <w:sz w:val="22"/>
                <w:szCs w:val="22"/>
              </w:rPr>
            </w:pPr>
            <w:ins w:id="427" w:author="Xing Li" w:date="2014-10-06T20:59:00Z">
              <w:r w:rsidRPr="00BF55BF">
                <w:rPr>
                  <w:b w:val="0"/>
                  <w:sz w:val="22"/>
                  <w:szCs w:val="22"/>
                </w:rPr>
                <w:t>Chromosome Panel</w:t>
              </w:r>
            </w:ins>
          </w:p>
        </w:tc>
      </w:tr>
      <w:tr w:rsidR="00357B11" w:rsidRPr="00BF55BF" w14:paraId="084B6AFF" w14:textId="77777777" w:rsidTr="00357B11">
        <w:trPr>
          <w:ins w:id="428" w:author="Xing Li" w:date="2014-10-06T20:59:00Z"/>
        </w:trPr>
        <w:tc>
          <w:tcPr>
            <w:tcW w:w="1998" w:type="dxa"/>
          </w:tcPr>
          <w:p w14:paraId="407D994B" w14:textId="77777777" w:rsidR="00357B11" w:rsidRPr="00BF55BF" w:rsidRDefault="00357B11" w:rsidP="006C4D1A">
            <w:pPr>
              <w:pStyle w:val="1"/>
              <w:numPr>
                <w:ilvl w:val="0"/>
                <w:numId w:val="0"/>
              </w:numPr>
              <w:spacing w:before="0" w:after="0" w:line="240" w:lineRule="auto"/>
              <w:rPr>
                <w:ins w:id="429" w:author="Xing Li" w:date="2014-10-06T20:59:00Z"/>
                <w:b w:val="0"/>
                <w:sz w:val="22"/>
                <w:szCs w:val="22"/>
              </w:rPr>
            </w:pPr>
            <w:ins w:id="430" w:author="Xing Li" w:date="2014-10-06T20:59:00Z">
              <w:r w:rsidRPr="00BF55BF">
                <w:rPr>
                  <w:b w:val="0"/>
                  <w:sz w:val="22"/>
                  <w:szCs w:val="22"/>
                </w:rPr>
                <w:t>6</w:t>
              </w:r>
            </w:ins>
          </w:p>
        </w:tc>
        <w:tc>
          <w:tcPr>
            <w:tcW w:w="3240" w:type="dxa"/>
          </w:tcPr>
          <w:p w14:paraId="2D6EA20C" w14:textId="77777777" w:rsidR="00357B11" w:rsidRPr="00BF55BF" w:rsidRDefault="00357B11" w:rsidP="006C4D1A">
            <w:pPr>
              <w:pStyle w:val="1"/>
              <w:numPr>
                <w:ilvl w:val="0"/>
                <w:numId w:val="0"/>
              </w:numPr>
              <w:spacing w:before="0" w:after="0" w:line="240" w:lineRule="auto"/>
              <w:rPr>
                <w:ins w:id="431" w:author="Xing Li" w:date="2014-10-06T20:59:00Z"/>
                <w:b w:val="0"/>
                <w:sz w:val="22"/>
                <w:szCs w:val="22"/>
              </w:rPr>
            </w:pPr>
            <w:ins w:id="432" w:author="Xing Li" w:date="2014-10-06T20:59:00Z">
              <w:r w:rsidRPr="00BF55BF">
                <w:rPr>
                  <w:b w:val="0"/>
                  <w:sz w:val="22"/>
                  <w:szCs w:val="22"/>
                </w:rPr>
                <w:t xml:space="preserve">Status-bar Panel </w:t>
              </w:r>
            </w:ins>
          </w:p>
        </w:tc>
      </w:tr>
    </w:tbl>
    <w:p w14:paraId="28A8E77C" w14:textId="6109DC33" w:rsidR="00357B11" w:rsidDel="00357B11" w:rsidRDefault="00357B11" w:rsidP="0088137C">
      <w:pPr>
        <w:pStyle w:val="2"/>
        <w:tabs>
          <w:tab w:val="left" w:pos="450"/>
        </w:tabs>
        <w:spacing w:before="0" w:after="120"/>
        <w:ind w:left="0"/>
        <w:rPr>
          <w:del w:id="433" w:author="Xing Li" w:date="2014-10-06T21:02:00Z"/>
        </w:rPr>
      </w:pPr>
    </w:p>
    <w:p w14:paraId="09ED76A1" w14:textId="77777777" w:rsidR="00357B11" w:rsidRPr="00357B11" w:rsidRDefault="00357B11">
      <w:pPr>
        <w:rPr>
          <w:ins w:id="434" w:author="Xing Li" w:date="2014-10-06T21:03:00Z"/>
          <w:rPrChange w:id="435" w:author="Xing Li" w:date="2014-10-06T21:03:00Z">
            <w:rPr>
              <w:ins w:id="436" w:author="Xing Li" w:date="2014-10-06T21:03:00Z"/>
              <w:i/>
            </w:rPr>
          </w:rPrChange>
        </w:rPr>
        <w:pPrChange w:id="437" w:author="Xing Li" w:date="2014-10-06T21:03:00Z">
          <w:pPr>
            <w:pStyle w:val="afd"/>
            <w:jc w:val="center"/>
          </w:pPr>
        </w:pPrChange>
      </w:pPr>
    </w:p>
    <w:p w14:paraId="7528AD17" w14:textId="1FDC4B72" w:rsidR="0088137C" w:rsidRPr="00F526E4" w:rsidDel="00357B11" w:rsidRDefault="0088137C" w:rsidP="0088137C">
      <w:pPr>
        <w:pStyle w:val="ab"/>
        <w:numPr>
          <w:ilvl w:val="0"/>
          <w:numId w:val="2"/>
        </w:numPr>
        <w:ind w:left="810" w:hanging="270"/>
        <w:rPr>
          <w:del w:id="438" w:author="Xing Li" w:date="2014-10-06T21:00:00Z"/>
          <w:b/>
          <w:szCs w:val="22"/>
        </w:rPr>
      </w:pPr>
      <w:del w:id="439" w:author="Xing Li" w:date="2014-10-06T21:00:00Z">
        <w:r w:rsidRPr="00F526E4" w:rsidDel="00357B11">
          <w:rPr>
            <w:b/>
            <w:szCs w:val="22"/>
          </w:rPr>
          <w:delText>Panel 1: Toolbar Panel</w:delText>
        </w:r>
      </w:del>
    </w:p>
    <w:p w14:paraId="348552AD" w14:textId="7A1FB939" w:rsidR="0088137C" w:rsidRPr="00F526E4" w:rsidDel="00357B11" w:rsidRDefault="0088137C" w:rsidP="0088137C">
      <w:pPr>
        <w:pStyle w:val="ab"/>
        <w:numPr>
          <w:ilvl w:val="0"/>
          <w:numId w:val="2"/>
        </w:numPr>
        <w:ind w:left="810" w:hanging="270"/>
        <w:rPr>
          <w:del w:id="440" w:author="Xing Li" w:date="2014-10-06T21:00:00Z"/>
          <w:rFonts w:asciiTheme="majorHAnsi" w:hAnsiTheme="majorHAnsi"/>
          <w:b/>
          <w:szCs w:val="22"/>
        </w:rPr>
      </w:pPr>
      <w:del w:id="441" w:author="Xing Li" w:date="2014-10-06T21:00:00Z">
        <w:r w:rsidRPr="00F526E4" w:rsidDel="00357B11">
          <w:rPr>
            <w:b/>
            <w:szCs w:val="22"/>
          </w:rPr>
          <w:delText>Panel 2: Directory Panel</w:delText>
        </w:r>
      </w:del>
    </w:p>
    <w:p w14:paraId="79C1927B" w14:textId="7AF91402" w:rsidR="0088137C" w:rsidRPr="00F526E4" w:rsidDel="00357B11" w:rsidRDefault="0088137C" w:rsidP="0088137C">
      <w:pPr>
        <w:pStyle w:val="ab"/>
        <w:numPr>
          <w:ilvl w:val="0"/>
          <w:numId w:val="2"/>
        </w:numPr>
        <w:ind w:left="810" w:hanging="270"/>
        <w:rPr>
          <w:del w:id="442" w:author="Xing Li" w:date="2014-10-06T21:00:00Z"/>
          <w:rFonts w:asciiTheme="majorHAnsi" w:hAnsiTheme="majorHAnsi"/>
          <w:b/>
          <w:szCs w:val="22"/>
        </w:rPr>
      </w:pPr>
      <w:del w:id="443" w:author="Xing Li" w:date="2014-10-06T21:00:00Z">
        <w:r w:rsidRPr="00F526E4" w:rsidDel="00357B11">
          <w:rPr>
            <w:b/>
            <w:szCs w:val="22"/>
          </w:rPr>
          <w:delText>Panel 3: Genome Panel</w:delText>
        </w:r>
      </w:del>
    </w:p>
    <w:p w14:paraId="121D7E82" w14:textId="4400FF09" w:rsidR="0088137C" w:rsidRPr="00F526E4" w:rsidDel="00357B11" w:rsidRDefault="0088137C" w:rsidP="0088137C">
      <w:pPr>
        <w:pStyle w:val="ab"/>
        <w:numPr>
          <w:ilvl w:val="0"/>
          <w:numId w:val="2"/>
        </w:numPr>
        <w:ind w:left="810" w:hanging="270"/>
        <w:rPr>
          <w:del w:id="444" w:author="Xing Li" w:date="2014-10-06T21:00:00Z"/>
          <w:rFonts w:asciiTheme="majorHAnsi" w:hAnsiTheme="majorHAnsi"/>
          <w:b/>
          <w:szCs w:val="22"/>
        </w:rPr>
      </w:pPr>
      <w:del w:id="445" w:author="Xing Li" w:date="2014-10-06T21:00:00Z">
        <w:r w:rsidRPr="00F526E4" w:rsidDel="00357B11">
          <w:rPr>
            <w:b/>
            <w:szCs w:val="22"/>
          </w:rPr>
          <w:delText>Panel 4: Feature Panel</w:delText>
        </w:r>
      </w:del>
    </w:p>
    <w:p w14:paraId="108B0497" w14:textId="6C6C66A0" w:rsidR="0088137C" w:rsidRPr="00F526E4" w:rsidDel="00357B11" w:rsidRDefault="0088137C" w:rsidP="0088137C">
      <w:pPr>
        <w:pStyle w:val="ab"/>
        <w:numPr>
          <w:ilvl w:val="0"/>
          <w:numId w:val="2"/>
        </w:numPr>
        <w:ind w:left="810" w:hanging="270"/>
        <w:rPr>
          <w:del w:id="446" w:author="Xing Li" w:date="2014-10-06T21:00:00Z"/>
          <w:rFonts w:asciiTheme="majorHAnsi" w:hAnsiTheme="majorHAnsi"/>
          <w:b/>
          <w:szCs w:val="22"/>
        </w:rPr>
      </w:pPr>
      <w:del w:id="447" w:author="Xing Li" w:date="2014-10-06T21:00:00Z">
        <w:r w:rsidRPr="00F526E4" w:rsidDel="00357B11">
          <w:rPr>
            <w:b/>
            <w:szCs w:val="22"/>
          </w:rPr>
          <w:delText>Panel 5: Chromosome Panel</w:delText>
        </w:r>
      </w:del>
    </w:p>
    <w:p w14:paraId="403BD3A5" w14:textId="36DA9297" w:rsidR="0088137C" w:rsidRPr="00F526E4" w:rsidDel="00357B11" w:rsidRDefault="0088137C" w:rsidP="0088137C">
      <w:pPr>
        <w:pStyle w:val="ab"/>
        <w:numPr>
          <w:ilvl w:val="0"/>
          <w:numId w:val="2"/>
        </w:numPr>
        <w:ind w:left="810" w:hanging="270"/>
        <w:rPr>
          <w:del w:id="448" w:author="Xing Li" w:date="2014-10-06T21:00:00Z"/>
          <w:rFonts w:asciiTheme="majorHAnsi" w:hAnsiTheme="majorHAnsi"/>
          <w:b/>
          <w:szCs w:val="22"/>
        </w:rPr>
      </w:pPr>
      <w:del w:id="449" w:author="Xing Li" w:date="2014-10-06T21:00:00Z">
        <w:r w:rsidRPr="00F526E4" w:rsidDel="00357B11">
          <w:rPr>
            <w:b/>
            <w:szCs w:val="22"/>
          </w:rPr>
          <w:delText xml:space="preserve">Panel 6: Status-bar Panel </w:delText>
        </w:r>
      </w:del>
    </w:p>
    <w:p w14:paraId="52334306" w14:textId="77777777" w:rsidR="0088137C" w:rsidRPr="0026740D" w:rsidRDefault="0088137C" w:rsidP="0088137C">
      <w:pPr>
        <w:pStyle w:val="2"/>
        <w:tabs>
          <w:tab w:val="left" w:pos="450"/>
        </w:tabs>
        <w:spacing w:before="0" w:after="120"/>
        <w:ind w:left="0"/>
        <w:rPr>
          <w:sz w:val="22"/>
          <w:szCs w:val="22"/>
        </w:rPr>
      </w:pPr>
      <w:r w:rsidRPr="0026740D">
        <w:rPr>
          <w:rFonts w:hint="eastAsia"/>
          <w:sz w:val="22"/>
          <w:szCs w:val="22"/>
        </w:rPr>
        <w:t>Toolbar Panel</w:t>
      </w:r>
    </w:p>
    <w:p w14:paraId="139F0E1B" w14:textId="77777777" w:rsidR="0088137C" w:rsidRDefault="0088137C" w:rsidP="0088137C">
      <w:pPr>
        <w:keepNext/>
        <w:ind w:firstLine="0"/>
        <w:jc w:val="center"/>
      </w:pPr>
      <w:r>
        <w:rPr>
          <w:noProof/>
        </w:rPr>
        <w:drawing>
          <wp:inline distT="0" distB="0" distL="0" distR="0" wp14:anchorId="5BC0A1FB" wp14:editId="0812F2AD">
            <wp:extent cx="4448175" cy="5238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8175" cy="523875"/>
                    </a:xfrm>
                    <a:prstGeom prst="rect">
                      <a:avLst/>
                    </a:prstGeom>
                  </pic:spPr>
                </pic:pic>
              </a:graphicData>
            </a:graphic>
          </wp:inline>
        </w:drawing>
      </w:r>
    </w:p>
    <w:p w14:paraId="57ECDBE0" w14:textId="3963183E" w:rsidR="0088137C" w:rsidRPr="00F526E4" w:rsidRDefault="0088137C" w:rsidP="0088137C">
      <w:pPr>
        <w:pStyle w:val="afd"/>
        <w:jc w:val="center"/>
        <w:rPr>
          <w:i/>
        </w:rPr>
      </w:pPr>
      <w:r w:rsidRPr="00F526E4">
        <w:rPr>
          <w:i/>
        </w:rPr>
        <w:t xml:space="preserve">Fig. </w:t>
      </w:r>
      <w:ins w:id="45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45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452" w:author="Xing Li" w:date="2014-10-06T22:06:00Z">
        <w:r w:rsidR="00937986">
          <w:rPr>
            <w:i/>
            <w:noProof/>
          </w:rPr>
          <w:t>1</w:t>
        </w:r>
      </w:ins>
      <w:ins w:id="453" w:author="Xing Li" w:date="2014-10-06T21:35:00Z">
        <w:r w:rsidR="009268AC">
          <w:rPr>
            <w:i/>
          </w:rPr>
          <w:fldChar w:fldCharType="end"/>
        </w:r>
      </w:ins>
      <w:del w:id="454"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2</w:delText>
        </w:r>
        <w:r w:rsidDel="00160367">
          <w:rPr>
            <w:i/>
          </w:rPr>
          <w:fldChar w:fldCharType="end"/>
        </w:r>
      </w:del>
      <w:r w:rsidRPr="00F526E4">
        <w:rPr>
          <w:i/>
        </w:rPr>
        <w:t xml:space="preserve"> </w:t>
      </w:r>
      <w:r w:rsidRPr="00CE1487">
        <w:rPr>
          <w:rStyle w:val="af7"/>
        </w:rPr>
        <w:t>Toolbar panel</w:t>
      </w:r>
    </w:p>
    <w:p w14:paraId="34BC17D0" w14:textId="77777777" w:rsidR="0088137C" w:rsidRPr="00BC07F3" w:rsidRDefault="0088137C" w:rsidP="0088137C">
      <w:r w:rsidRPr="00BC07F3">
        <w:t>The toolbar is a convenient way to access commonly used functions</w:t>
      </w:r>
      <w:r>
        <w:t>,</w:t>
      </w:r>
      <w:r w:rsidRPr="00BC07F3">
        <w:t xml:space="preserve"> which you can also access via the main menu or keyboard shortcuts.</w:t>
      </w:r>
    </w:p>
    <w:p w14:paraId="2EEA4E92" w14:textId="77777777" w:rsidR="0088137C" w:rsidRDefault="0088137C" w:rsidP="0088137C">
      <w:pPr>
        <w:pStyle w:val="ab"/>
        <w:numPr>
          <w:ilvl w:val="0"/>
          <w:numId w:val="2"/>
        </w:numPr>
        <w:rPr>
          <w:rFonts w:asciiTheme="majorHAnsi" w:hAnsiTheme="majorHAnsi"/>
          <w:b/>
          <w:szCs w:val="22"/>
        </w:rPr>
      </w:pPr>
      <w:r>
        <w:rPr>
          <w:noProof/>
        </w:rPr>
        <w:drawing>
          <wp:inline distT="0" distB="0" distL="0" distR="0" wp14:anchorId="59F49E2E" wp14:editId="1865218E">
            <wp:extent cx="1247775" cy="4762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775" cy="476250"/>
                    </a:xfrm>
                    <a:prstGeom prst="rect">
                      <a:avLst/>
                    </a:prstGeom>
                  </pic:spPr>
                </pic:pic>
              </a:graphicData>
            </a:graphic>
          </wp:inline>
        </w:drawing>
      </w:r>
      <w:r>
        <w:rPr>
          <w:rFonts w:asciiTheme="majorHAnsi" w:hAnsiTheme="majorHAnsi" w:hint="eastAsia"/>
          <w:b/>
          <w:szCs w:val="22"/>
        </w:rPr>
        <w:t xml:space="preserve"> </w:t>
      </w:r>
    </w:p>
    <w:p w14:paraId="6DD4FFDE" w14:textId="77777777" w:rsidR="0088137C" w:rsidRPr="00BC07F3" w:rsidRDefault="0088137C" w:rsidP="0088137C">
      <w:r w:rsidRPr="00BC07F3">
        <w:t>These buttons allow you to change the data tracks between showing just reads, just probes or both reads and probes</w:t>
      </w:r>
    </w:p>
    <w:p w14:paraId="1F68D6C5" w14:textId="77777777" w:rsidR="0088137C" w:rsidRDefault="0088137C" w:rsidP="0088137C">
      <w:pPr>
        <w:pStyle w:val="ab"/>
        <w:numPr>
          <w:ilvl w:val="0"/>
          <w:numId w:val="2"/>
        </w:numPr>
        <w:rPr>
          <w:rFonts w:asciiTheme="majorHAnsi" w:hAnsiTheme="majorHAnsi"/>
          <w:b/>
          <w:szCs w:val="22"/>
        </w:rPr>
      </w:pPr>
      <w:r>
        <w:rPr>
          <w:noProof/>
        </w:rPr>
        <w:drawing>
          <wp:inline distT="0" distB="0" distL="0" distR="0" wp14:anchorId="7AC50C10" wp14:editId="746CCCF4">
            <wp:extent cx="428625" cy="4667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8625" cy="466725"/>
                    </a:xfrm>
                    <a:prstGeom prst="rect">
                      <a:avLst/>
                    </a:prstGeom>
                  </pic:spPr>
                </pic:pic>
              </a:graphicData>
            </a:graphic>
          </wp:inline>
        </w:drawing>
      </w:r>
    </w:p>
    <w:p w14:paraId="1404056E" w14:textId="77777777" w:rsidR="0088137C" w:rsidRPr="00BC07F3" w:rsidRDefault="0088137C" w:rsidP="0088137C">
      <w:r w:rsidRPr="00BC07F3">
        <w:t>This lets you change the data zoom level</w:t>
      </w:r>
    </w:p>
    <w:p w14:paraId="795119D6" w14:textId="77777777" w:rsidR="0088137C" w:rsidRDefault="0088137C" w:rsidP="0088137C">
      <w:pPr>
        <w:pStyle w:val="ab"/>
        <w:numPr>
          <w:ilvl w:val="0"/>
          <w:numId w:val="2"/>
        </w:numPr>
        <w:rPr>
          <w:rFonts w:asciiTheme="majorHAnsi" w:hAnsiTheme="majorHAnsi"/>
          <w:b/>
          <w:szCs w:val="22"/>
        </w:rPr>
      </w:pPr>
      <w:r>
        <w:rPr>
          <w:noProof/>
        </w:rPr>
        <w:drawing>
          <wp:inline distT="0" distB="0" distL="0" distR="0" wp14:anchorId="0CFF9252" wp14:editId="439D19FF">
            <wp:extent cx="800100" cy="41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0100" cy="419100"/>
                    </a:xfrm>
                    <a:prstGeom prst="rect">
                      <a:avLst/>
                    </a:prstGeom>
                  </pic:spPr>
                </pic:pic>
              </a:graphicData>
            </a:graphic>
          </wp:inline>
        </w:drawing>
      </w:r>
    </w:p>
    <w:p w14:paraId="37590E85" w14:textId="77777777" w:rsidR="0088137C" w:rsidRPr="00BC07F3" w:rsidRDefault="0088137C" w:rsidP="0088137C">
      <w:r w:rsidRPr="00BC07F3">
        <w:t>These buttons bring up either the Find Feature, or Goto Position search tools</w:t>
      </w:r>
    </w:p>
    <w:p w14:paraId="6E8ECDD2" w14:textId="77777777" w:rsidR="0088137C" w:rsidRDefault="0088137C" w:rsidP="0088137C">
      <w:pPr>
        <w:pStyle w:val="ab"/>
        <w:numPr>
          <w:ilvl w:val="0"/>
          <w:numId w:val="2"/>
        </w:numPr>
        <w:rPr>
          <w:rFonts w:asciiTheme="majorHAnsi" w:hAnsiTheme="majorHAnsi"/>
          <w:b/>
          <w:szCs w:val="22"/>
        </w:rPr>
      </w:pPr>
      <w:r>
        <w:rPr>
          <w:noProof/>
        </w:rPr>
        <w:drawing>
          <wp:inline distT="0" distB="0" distL="0" distR="0" wp14:anchorId="7CFB2D0A" wp14:editId="4AFBDDEE">
            <wp:extent cx="1971675" cy="4857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485775"/>
                    </a:xfrm>
                    <a:prstGeom prst="rect">
                      <a:avLst/>
                    </a:prstGeom>
                  </pic:spPr>
                </pic:pic>
              </a:graphicData>
            </a:graphic>
          </wp:inline>
        </w:drawing>
      </w:r>
    </w:p>
    <w:p w14:paraId="777AD265" w14:textId="4CE0CD47" w:rsidR="0088137C" w:rsidRDefault="0088137C" w:rsidP="0088137C">
      <w:del w:id="455" w:author="Xing Li" w:date="2014-10-06T21:04:00Z">
        <w:r w:rsidRPr="00BC07F3" w:rsidDel="00357B11">
          <w:delText>This lets you</w:delText>
        </w:r>
      </w:del>
      <w:ins w:id="456" w:author="Xing Li" w:date="2014-10-06T21:04:00Z">
        <w:r w:rsidR="00357B11">
          <w:t>Drag the tag and</w:t>
        </w:r>
      </w:ins>
      <w:r w:rsidRPr="00BC07F3">
        <w:t xml:space="preserve"> change the data zoom level</w:t>
      </w:r>
      <w:del w:id="457" w:author="Xing Li" w:date="2014-10-06T21:04:00Z">
        <w:r w:rsidDel="00357B11">
          <w:delText>, too</w:delText>
        </w:r>
      </w:del>
      <w:r>
        <w:rPr>
          <w:rFonts w:hint="eastAsia"/>
        </w:rPr>
        <w:t>.</w:t>
      </w:r>
    </w:p>
    <w:p w14:paraId="3DE6561E" w14:textId="77777777" w:rsidR="0088137C" w:rsidRPr="00ED24B4" w:rsidRDefault="0088137C" w:rsidP="0088137C">
      <w:pPr>
        <w:pStyle w:val="2"/>
        <w:tabs>
          <w:tab w:val="left" w:pos="450"/>
        </w:tabs>
        <w:spacing w:before="0" w:after="120"/>
        <w:ind w:left="0"/>
        <w:rPr>
          <w:sz w:val="22"/>
          <w:szCs w:val="22"/>
        </w:rPr>
      </w:pPr>
      <w:bookmarkStart w:id="458" w:name="_Ref400375893"/>
      <w:r w:rsidRPr="00ED24B4">
        <w:rPr>
          <w:rFonts w:hint="eastAsia"/>
          <w:sz w:val="22"/>
          <w:szCs w:val="22"/>
        </w:rPr>
        <w:t>Di</w:t>
      </w:r>
      <w:r w:rsidRPr="00ED24B4">
        <w:rPr>
          <w:sz w:val="22"/>
          <w:szCs w:val="22"/>
        </w:rPr>
        <w:t>rectory Panel</w:t>
      </w:r>
      <w:bookmarkEnd w:id="458"/>
    </w:p>
    <w:p w14:paraId="48828641" w14:textId="77777777" w:rsidR="0088137C" w:rsidRDefault="0088137C" w:rsidP="0088137C">
      <w:r w:rsidRPr="008B67C5">
        <w:t xml:space="preserve">The </w:t>
      </w:r>
      <w:r>
        <w:t>directory</w:t>
      </w:r>
      <w:r w:rsidRPr="008B67C5">
        <w:t xml:space="preserve"> </w:t>
      </w:r>
      <w:r>
        <w:t>panel</w:t>
      </w:r>
      <w:r w:rsidRPr="008B67C5">
        <w:t xml:space="preserve"> gives you a quick overview of your </w:t>
      </w:r>
      <w:r w:rsidRPr="008B67C5">
        <w:rPr>
          <w:i/>
        </w:rPr>
        <w:t>Annotation sets</w:t>
      </w:r>
      <w:r>
        <w:t xml:space="preserve">, </w:t>
      </w:r>
      <w:r w:rsidRPr="008B67C5">
        <w:rPr>
          <w:i/>
        </w:rPr>
        <w:t>Data Sets</w:t>
      </w:r>
      <w:r w:rsidRPr="008B67C5">
        <w:t xml:space="preserve">, </w:t>
      </w:r>
      <w:r w:rsidRPr="008B67C5">
        <w:rPr>
          <w:i/>
        </w:rPr>
        <w:t>Data Groups</w:t>
      </w:r>
      <w:r w:rsidRPr="008B67C5">
        <w:t xml:space="preserve">, </w:t>
      </w:r>
      <w:r w:rsidRPr="008B67C5">
        <w:rPr>
          <w:i/>
        </w:rPr>
        <w:t>Probe Set</w:t>
      </w:r>
      <w:r w:rsidRPr="008B67C5">
        <w:t xml:space="preserve"> and </w:t>
      </w:r>
      <w:r w:rsidRPr="008B67C5">
        <w:rPr>
          <w:i/>
        </w:rPr>
        <w:t>Probe Lists</w:t>
      </w:r>
      <w:r w:rsidRPr="008B67C5">
        <w:t>.</w:t>
      </w:r>
    </w:p>
    <w:p w14:paraId="52653EC8" w14:textId="401AC23F" w:rsidR="0088137C" w:rsidRDefault="0088137C" w:rsidP="0088137C">
      <w:pPr>
        <w:keepNext/>
        <w:ind w:firstLine="0"/>
        <w:jc w:val="center"/>
      </w:pPr>
      <w:r w:rsidRPr="00EC7C9D">
        <w:rPr>
          <w:noProof/>
        </w:rPr>
        <w:t xml:space="preserve"> </w:t>
      </w:r>
      <w:del w:id="459" w:author="Xing Li" w:date="2014-10-06T21:32:00Z">
        <w:r w:rsidDel="009268AC">
          <w:rPr>
            <w:noProof/>
          </w:rPr>
          <w:drawing>
            <wp:inline distT="0" distB="0" distL="0" distR="0" wp14:anchorId="3B7DD2B2" wp14:editId="0045E82C">
              <wp:extent cx="2657475" cy="18859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7475" cy="1885950"/>
                      </a:xfrm>
                      <a:prstGeom prst="rect">
                        <a:avLst/>
                      </a:prstGeom>
                    </pic:spPr>
                  </pic:pic>
                </a:graphicData>
              </a:graphic>
            </wp:inline>
          </w:drawing>
        </w:r>
      </w:del>
      <w:ins w:id="460" w:author="Xing Li" w:date="2014-10-06T21:32:00Z">
        <w:r w:rsidR="009268AC" w:rsidRPr="009268AC">
          <w:rPr>
            <w:noProof/>
          </w:rPr>
          <w:t xml:space="preserve"> </w:t>
        </w:r>
        <w:r w:rsidR="009268AC">
          <w:rPr>
            <w:noProof/>
          </w:rPr>
          <w:drawing>
            <wp:inline distT="0" distB="0" distL="0" distR="0" wp14:anchorId="6AFB6409" wp14:editId="49398E74">
              <wp:extent cx="3152775" cy="23622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2775" cy="2362200"/>
                      </a:xfrm>
                      <a:prstGeom prst="rect">
                        <a:avLst/>
                      </a:prstGeom>
                    </pic:spPr>
                  </pic:pic>
                </a:graphicData>
              </a:graphic>
            </wp:inline>
          </w:drawing>
        </w:r>
      </w:ins>
    </w:p>
    <w:p w14:paraId="11267053" w14:textId="5A006F9D" w:rsidR="0088137C" w:rsidRPr="00F526E4" w:rsidRDefault="0088137C" w:rsidP="0088137C">
      <w:pPr>
        <w:pStyle w:val="afd"/>
        <w:jc w:val="center"/>
        <w:rPr>
          <w:i/>
        </w:rPr>
      </w:pPr>
      <w:r w:rsidRPr="00F526E4">
        <w:rPr>
          <w:i/>
        </w:rPr>
        <w:t xml:space="preserve">Fig. </w:t>
      </w:r>
      <w:ins w:id="461"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462"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463" w:author="Xing Li" w:date="2014-10-06T22:06:00Z">
        <w:r w:rsidR="00937986">
          <w:rPr>
            <w:i/>
            <w:noProof/>
          </w:rPr>
          <w:t>2</w:t>
        </w:r>
      </w:ins>
      <w:ins w:id="464" w:author="Xing Li" w:date="2014-10-06T21:35:00Z">
        <w:r w:rsidR="009268AC">
          <w:rPr>
            <w:i/>
          </w:rPr>
          <w:fldChar w:fldCharType="end"/>
        </w:r>
      </w:ins>
      <w:del w:id="465"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3</w:delText>
        </w:r>
        <w:r w:rsidDel="00160367">
          <w:rPr>
            <w:i/>
          </w:rPr>
          <w:fldChar w:fldCharType="end"/>
        </w:r>
      </w:del>
      <w:r w:rsidRPr="00F526E4">
        <w:rPr>
          <w:i/>
        </w:rPr>
        <w:t xml:space="preserve"> </w:t>
      </w:r>
      <w:r w:rsidRPr="00CE1487">
        <w:rPr>
          <w:rStyle w:val="af7"/>
        </w:rPr>
        <w:t>Directory panel</w:t>
      </w:r>
    </w:p>
    <w:p w14:paraId="0AAFE8B0" w14:textId="77777777" w:rsidR="0088137C" w:rsidRPr="00725F9B" w:rsidRDefault="0088137C" w:rsidP="0088137C">
      <w:r w:rsidRPr="00725F9B">
        <w:t>The view consists of a set of folders which can be expanded or collapsed either by double clicking them or by clicking on the little + or - symbols which may appear next to them.</w:t>
      </w:r>
    </w:p>
    <w:p w14:paraId="197E54D2" w14:textId="77777777" w:rsidR="0088137C" w:rsidRDefault="0088137C" w:rsidP="0088137C">
      <w:pPr>
        <w:pStyle w:val="3"/>
        <w:ind w:left="442" w:hanging="442"/>
      </w:pPr>
      <w:commentRangeStart w:id="466"/>
      <w:r>
        <w:rPr>
          <w:rFonts w:hint="eastAsia"/>
        </w:rPr>
        <w:t>Data Sets and Data Groups</w:t>
      </w:r>
      <w:commentRangeEnd w:id="466"/>
      <w:r>
        <w:rPr>
          <w:rStyle w:val="af9"/>
          <w:rFonts w:eastAsiaTheme="minorEastAsia"/>
          <w:b w:val="0"/>
          <w:bCs w:val="0"/>
        </w:rPr>
        <w:commentReference w:id="466"/>
      </w:r>
    </w:p>
    <w:p w14:paraId="1E88CE90" w14:textId="77777777" w:rsidR="0088137C" w:rsidRPr="00725F9B" w:rsidRDefault="0088137C" w:rsidP="0088137C">
      <w:r w:rsidRPr="00725F9B">
        <w:t>As well as seeing your Data</w:t>
      </w:r>
      <w:r>
        <w:t xml:space="preserve"> </w:t>
      </w:r>
      <w:r w:rsidRPr="00725F9B">
        <w:t>Sets and Data</w:t>
      </w:r>
      <w:r>
        <w:t xml:space="preserve"> </w:t>
      </w:r>
      <w:r w:rsidRPr="00725F9B">
        <w:t>Groups you can also use the data view to perform operation on them.</w:t>
      </w:r>
    </w:p>
    <w:p w14:paraId="01692EBA" w14:textId="452A79CD" w:rsidR="0088137C" w:rsidRPr="00725F9B" w:rsidRDefault="0088137C" w:rsidP="0088137C">
      <w:r w:rsidRPr="00725F9B">
        <w:t xml:space="preserve">If you click on any DataStore entry in the </w:t>
      </w:r>
      <w:ins w:id="467" w:author="Xing Li" w:date="2014-10-06T21:06:00Z">
        <w:r w:rsidR="00357B11" w:rsidRPr="00357B11">
          <w:rPr>
            <w:i/>
            <w:rPrChange w:id="468" w:author="Xing Li" w:date="2014-10-06T21:06:00Z">
              <w:rPr/>
            </w:rPrChange>
          </w:rPr>
          <w:fldChar w:fldCharType="begin"/>
        </w:r>
        <w:r w:rsidR="00357B11" w:rsidRPr="00357B11">
          <w:rPr>
            <w:i/>
            <w:rPrChange w:id="469" w:author="Xing Li" w:date="2014-10-06T21:06:00Z">
              <w:rPr/>
            </w:rPrChange>
          </w:rPr>
          <w:instrText xml:space="preserve"> REF _Ref400375893 \h </w:instrText>
        </w:r>
      </w:ins>
      <w:r w:rsidR="00357B11">
        <w:rPr>
          <w:i/>
        </w:rPr>
        <w:instrText xml:space="preserve"> \* MERGEFORMAT </w:instrText>
      </w:r>
      <w:r w:rsidR="00357B11" w:rsidRPr="00357B11">
        <w:rPr>
          <w:i/>
          <w:rPrChange w:id="470" w:author="Xing Li" w:date="2014-10-06T21:06:00Z">
            <w:rPr>
              <w:i/>
            </w:rPr>
          </w:rPrChange>
        </w:rPr>
      </w:r>
      <w:r w:rsidR="00357B11" w:rsidRPr="00357B11">
        <w:rPr>
          <w:i/>
          <w:rPrChange w:id="471" w:author="Xing Li" w:date="2014-10-06T21:06:00Z">
            <w:rPr/>
          </w:rPrChange>
        </w:rPr>
        <w:fldChar w:fldCharType="separate"/>
      </w:r>
      <w:ins w:id="472" w:author="Xing Li" w:date="2014-10-06T22:06:00Z">
        <w:r w:rsidR="00937986" w:rsidRPr="00937986">
          <w:rPr>
            <w:i/>
            <w:szCs w:val="22"/>
            <w:rPrChange w:id="473" w:author="Xing Li" w:date="2014-10-06T22:06:00Z">
              <w:rPr>
                <w:szCs w:val="22"/>
              </w:rPr>
            </w:rPrChange>
          </w:rPr>
          <w:t>Directory Panel</w:t>
        </w:r>
      </w:ins>
      <w:ins w:id="474" w:author="Xing Li" w:date="2014-10-06T21:06:00Z">
        <w:r w:rsidR="00357B11" w:rsidRPr="00357B11">
          <w:rPr>
            <w:i/>
            <w:rPrChange w:id="475" w:author="Xing Li" w:date="2014-10-06T21:06:00Z">
              <w:rPr/>
            </w:rPrChange>
          </w:rPr>
          <w:fldChar w:fldCharType="end"/>
        </w:r>
      </w:ins>
      <w:del w:id="476" w:author="Xing Li" w:date="2014-10-06T21:06:00Z">
        <w:r w:rsidRPr="00725F9B" w:rsidDel="00357B11">
          <w:delText>data view</w:delText>
        </w:r>
      </w:del>
      <w:r>
        <w:t>,</w:t>
      </w:r>
      <w:r w:rsidRPr="00725F9B">
        <w:t xml:space="preserve"> you will see it become highlighted. If that DataStore is currently visible in the </w:t>
      </w:r>
      <w:ins w:id="477" w:author="Xing Li" w:date="2014-10-08T11:34:00Z">
        <w:r w:rsidR="00A23674" w:rsidRPr="00A23674">
          <w:rPr>
            <w:i/>
            <w:rPrChange w:id="478" w:author="Xing Li" w:date="2014-10-08T11:34:00Z">
              <w:rPr/>
            </w:rPrChange>
          </w:rPr>
          <w:fldChar w:fldCharType="begin"/>
        </w:r>
        <w:r w:rsidR="00A23674" w:rsidRPr="00A23674">
          <w:rPr>
            <w:i/>
            <w:rPrChange w:id="479" w:author="Xing Li" w:date="2014-10-08T11:34:00Z">
              <w:rPr/>
            </w:rPrChange>
          </w:rPr>
          <w:instrText xml:space="preserve"> REF _Ref400376064 \h </w:instrText>
        </w:r>
        <w:r w:rsidR="00A23674" w:rsidRPr="00A23674">
          <w:rPr>
            <w:i/>
            <w:rPrChange w:id="480" w:author="Xing Li" w:date="2014-10-08T11:34:00Z">
              <w:rPr/>
            </w:rPrChange>
          </w:rPr>
        </w:r>
      </w:ins>
      <w:r w:rsidR="00A23674">
        <w:rPr>
          <w:i/>
        </w:rPr>
        <w:instrText xml:space="preserve"> \* MERGEFORMAT </w:instrText>
      </w:r>
      <w:r w:rsidR="00A23674" w:rsidRPr="00A23674">
        <w:rPr>
          <w:i/>
          <w:rPrChange w:id="481" w:author="Xing Li" w:date="2014-10-08T11:34:00Z">
            <w:rPr/>
          </w:rPrChange>
        </w:rPr>
        <w:fldChar w:fldCharType="separate"/>
      </w:r>
      <w:ins w:id="482" w:author="Xing Li" w:date="2014-10-08T11:34:00Z">
        <w:r w:rsidR="00A23674" w:rsidRPr="00A23674">
          <w:rPr>
            <w:i/>
            <w:szCs w:val="22"/>
            <w:rPrChange w:id="483" w:author="Xing Li" w:date="2014-10-08T11:34:00Z">
              <w:rPr>
                <w:szCs w:val="22"/>
              </w:rPr>
            </w:rPrChange>
          </w:rPr>
          <w:t>Chromosome Panel</w:t>
        </w:r>
        <w:r w:rsidR="00A23674" w:rsidRPr="00A23674">
          <w:rPr>
            <w:i/>
            <w:rPrChange w:id="484" w:author="Xing Li" w:date="2014-10-08T11:34:00Z">
              <w:rPr/>
            </w:rPrChange>
          </w:rPr>
          <w:fldChar w:fldCharType="end"/>
        </w:r>
      </w:ins>
      <w:del w:id="485" w:author="Xing Li" w:date="2014-10-08T11:34:00Z">
        <w:r w:rsidDel="00A23674">
          <w:delText xml:space="preserve">Chromosome </w:delText>
        </w:r>
      </w:del>
      <w:del w:id="486" w:author="Xing Li" w:date="2014-10-08T11:33:00Z">
        <w:r w:rsidDel="00A23674">
          <w:delText>V</w:delText>
        </w:r>
        <w:r w:rsidRPr="00725F9B" w:rsidDel="00A23674">
          <w:delText>iew</w:delText>
        </w:r>
        <w:r w:rsidDel="00A23674">
          <w:delText>er</w:delText>
        </w:r>
        <w:r w:rsidRPr="00725F9B" w:rsidDel="00A23674">
          <w:delText xml:space="preserve"> </w:delText>
        </w:r>
      </w:del>
      <w:ins w:id="487" w:author="Xing Li" w:date="2014-10-08T11:33:00Z">
        <w:r w:rsidR="00A23674" w:rsidRPr="00725F9B">
          <w:t xml:space="preserve"> </w:t>
        </w:r>
      </w:ins>
      <w:r w:rsidRPr="00725F9B">
        <w:t>then it will have a red line at the top and bottom of the track so you can quickly see where it is.</w:t>
      </w:r>
    </w:p>
    <w:p w14:paraId="3B3242D4" w14:textId="77777777" w:rsidR="0088137C" w:rsidRPr="00725F9B" w:rsidRDefault="0088137C" w:rsidP="0088137C">
      <w:r w:rsidRPr="00725F9B">
        <w:t>If you right click (or Apple+click) on any DataStore you will see a popup menu of options appear.</w:t>
      </w:r>
    </w:p>
    <w:p w14:paraId="123A8DC5" w14:textId="180088AB" w:rsidR="0088137C" w:rsidRDefault="0088137C" w:rsidP="0088137C">
      <w:pPr>
        <w:keepNext/>
        <w:jc w:val="center"/>
      </w:pPr>
      <w:del w:id="488" w:author="Xing Li" w:date="2014-10-06T21:08:00Z">
        <w:r w:rsidDel="00357B11">
          <w:rPr>
            <w:noProof/>
          </w:rPr>
          <w:drawing>
            <wp:inline distT="0" distB="0" distL="0" distR="0" wp14:anchorId="1D6D5F76" wp14:editId="2EFA1588">
              <wp:extent cx="3124200" cy="19145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24200" cy="1914525"/>
                      </a:xfrm>
                      <a:prstGeom prst="rect">
                        <a:avLst/>
                      </a:prstGeom>
                    </pic:spPr>
                  </pic:pic>
                </a:graphicData>
              </a:graphic>
            </wp:inline>
          </w:drawing>
        </w:r>
      </w:del>
      <w:ins w:id="489" w:author="Xing Li" w:date="2014-10-06T21:08:00Z">
        <w:r w:rsidR="00357B11">
          <w:rPr>
            <w:noProof/>
          </w:rPr>
          <w:drawing>
            <wp:inline distT="0" distB="0" distL="0" distR="0" wp14:anchorId="6787C2C0" wp14:editId="5E4731E7">
              <wp:extent cx="3152775" cy="23050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2775" cy="2305050"/>
                      </a:xfrm>
                      <a:prstGeom prst="rect">
                        <a:avLst/>
                      </a:prstGeom>
                    </pic:spPr>
                  </pic:pic>
                </a:graphicData>
              </a:graphic>
            </wp:inline>
          </w:drawing>
        </w:r>
      </w:ins>
    </w:p>
    <w:p w14:paraId="6B5D79D5" w14:textId="4CC6C97D" w:rsidR="0088137C" w:rsidRPr="00F526E4" w:rsidRDefault="0088137C" w:rsidP="0088137C">
      <w:pPr>
        <w:pStyle w:val="afd"/>
        <w:jc w:val="center"/>
        <w:rPr>
          <w:i/>
        </w:rPr>
      </w:pPr>
      <w:r w:rsidRPr="00F526E4">
        <w:rPr>
          <w:i/>
        </w:rPr>
        <w:t xml:space="preserve">Fig. </w:t>
      </w:r>
      <w:ins w:id="49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49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492" w:author="Xing Li" w:date="2014-10-06T22:06:00Z">
        <w:r w:rsidR="00937986">
          <w:rPr>
            <w:i/>
            <w:noProof/>
          </w:rPr>
          <w:t>3</w:t>
        </w:r>
      </w:ins>
      <w:ins w:id="493" w:author="Xing Li" w:date="2014-10-06T21:35:00Z">
        <w:r w:rsidR="009268AC">
          <w:rPr>
            <w:i/>
          </w:rPr>
          <w:fldChar w:fldCharType="end"/>
        </w:r>
      </w:ins>
      <w:del w:id="494"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4</w:delText>
        </w:r>
        <w:r w:rsidDel="00160367">
          <w:rPr>
            <w:i/>
          </w:rPr>
          <w:fldChar w:fldCharType="end"/>
        </w:r>
      </w:del>
      <w:r w:rsidRPr="00F526E4">
        <w:rPr>
          <w:i/>
        </w:rPr>
        <w:t xml:space="preserve"> </w:t>
      </w:r>
      <w:r w:rsidRPr="00CE1487">
        <w:rPr>
          <w:rStyle w:val="af7"/>
          <w:color w:val="auto"/>
        </w:rPr>
        <w:t>Popup menu of DataSet</w:t>
      </w:r>
    </w:p>
    <w:p w14:paraId="7C17D437" w14:textId="77777777" w:rsidR="0088137C" w:rsidRPr="00725F9B" w:rsidRDefault="0088137C" w:rsidP="0088137C">
      <w:r w:rsidRPr="00725F9B">
        <w:t>The options are:</w:t>
      </w:r>
    </w:p>
    <w:p w14:paraId="39353B4A" w14:textId="77777777" w:rsidR="0088137C" w:rsidRPr="00BA5ED2" w:rsidRDefault="0088137C" w:rsidP="0088137C">
      <w:pPr>
        <w:pStyle w:val="ab"/>
        <w:numPr>
          <w:ilvl w:val="0"/>
          <w:numId w:val="2"/>
        </w:numPr>
        <w:ind w:left="810" w:hanging="270"/>
        <w:rPr>
          <w:rFonts w:asciiTheme="majorHAnsi" w:hAnsiTheme="majorHAnsi"/>
          <w:b/>
          <w:szCs w:val="22"/>
        </w:rPr>
      </w:pPr>
      <w:r w:rsidRPr="00BA5ED2">
        <w:rPr>
          <w:rFonts w:asciiTheme="majorHAnsi" w:hAnsiTheme="majorHAnsi"/>
          <w:b/>
          <w:szCs w:val="22"/>
        </w:rPr>
        <w:t>Show Track in Chromosome View</w:t>
      </w:r>
    </w:p>
    <w:p w14:paraId="4A3062B8" w14:textId="77777777" w:rsidR="0088137C" w:rsidRPr="00725F9B" w:rsidRDefault="0088137C" w:rsidP="0088137C">
      <w:r w:rsidRPr="00725F9B">
        <w:t>This is a toggle option to turn a track on or off in the chr view. If the track is currently visible you will see a tick next to this option. New tracks are added a the end of the current set of tracks. For more flexible options for adding/removing tracks use the View &gt; Set Data Tracks option in the main menu.</w:t>
      </w:r>
    </w:p>
    <w:p w14:paraId="3D4808B5" w14:textId="77777777" w:rsidR="0088137C" w:rsidRPr="00BA5ED2" w:rsidRDefault="0088137C" w:rsidP="0088137C">
      <w:pPr>
        <w:pStyle w:val="ab"/>
        <w:numPr>
          <w:ilvl w:val="0"/>
          <w:numId w:val="2"/>
        </w:numPr>
        <w:ind w:left="810" w:hanging="270"/>
        <w:rPr>
          <w:rFonts w:asciiTheme="majorHAnsi" w:hAnsiTheme="majorHAnsi"/>
          <w:b/>
          <w:szCs w:val="22"/>
        </w:rPr>
      </w:pPr>
      <w:r>
        <w:rPr>
          <w:rStyle w:val="af9"/>
          <w:rFonts w:asciiTheme="majorHAnsi" w:hAnsiTheme="majorHAnsi" w:cs="Times New Roman"/>
          <w:kern w:val="2"/>
        </w:rPr>
        <w:commentReference w:id="495"/>
      </w:r>
      <w:r w:rsidR="00CC412B">
        <w:rPr>
          <w:rStyle w:val="af9"/>
          <w:rFonts w:asciiTheme="majorHAnsi" w:hAnsiTheme="majorHAnsi" w:cs="Times New Roman"/>
          <w:kern w:val="2"/>
        </w:rPr>
        <w:commentReference w:id="496"/>
      </w:r>
      <w:r>
        <w:rPr>
          <w:rFonts w:asciiTheme="majorHAnsi" w:hAnsiTheme="majorHAnsi"/>
          <w:b/>
          <w:szCs w:val="22"/>
        </w:rPr>
        <w:t>Rename</w:t>
      </w:r>
    </w:p>
    <w:p w14:paraId="0F82D5C2" w14:textId="602D51EB" w:rsidR="0088137C" w:rsidRPr="00725F9B" w:rsidRDefault="0088137C" w:rsidP="0088137C">
      <w:r w:rsidRPr="00725F9B">
        <w:t>This allows you to change the name of this Data</w:t>
      </w:r>
      <w:ins w:id="497" w:author="Xing Li" w:date="2014-10-08T11:36:00Z">
        <w:r w:rsidR="00A23674">
          <w:t xml:space="preserve"> </w:t>
        </w:r>
      </w:ins>
      <w:r w:rsidRPr="00725F9B">
        <w:t>Store</w:t>
      </w:r>
      <w:r>
        <w:t>.</w:t>
      </w:r>
    </w:p>
    <w:p w14:paraId="294F2A53" w14:textId="098F794E" w:rsidR="0088137C" w:rsidRPr="00725F9B"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Delete</w:t>
      </w:r>
      <w:del w:id="498" w:author="Xing Li" w:date="2014-10-08T11:35:00Z">
        <w:r w:rsidDel="00A23674">
          <w:rPr>
            <w:rFonts w:asciiTheme="majorHAnsi" w:hAnsiTheme="majorHAnsi"/>
            <w:b/>
            <w:szCs w:val="22"/>
          </w:rPr>
          <w:delText xml:space="preserve"> (Not DataSets)</w:delText>
        </w:r>
      </w:del>
    </w:p>
    <w:p w14:paraId="5D178A7E" w14:textId="17948F19" w:rsidR="0088137C" w:rsidRPr="00725F9B" w:rsidRDefault="0088137C" w:rsidP="0088137C">
      <w:r>
        <w:t>You can delete this data store</w:t>
      </w:r>
      <w:del w:id="499" w:author="Xing Li" w:date="2014-10-08T11:40:00Z">
        <w:r w:rsidDel="00A23674">
          <w:delText>.</w:delText>
        </w:r>
      </w:del>
      <w:ins w:id="500" w:author="Xing Li" w:date="2014-10-08T11:36:00Z">
        <w:r w:rsidR="00A23674">
          <w:t xml:space="preserve"> (not allowed for Data Sets)</w:t>
        </w:r>
      </w:ins>
      <w:ins w:id="501" w:author="Xing Li" w:date="2014-10-08T11:40:00Z">
        <w:r w:rsidR="00A23674">
          <w:t>.</w:t>
        </w:r>
      </w:ins>
    </w:p>
    <w:p w14:paraId="6B28E388" w14:textId="77777777" w:rsidR="0088137C" w:rsidRPr="00725F9B"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Properties</w:t>
      </w:r>
    </w:p>
    <w:p w14:paraId="1AADB77E" w14:textId="7BE1A527" w:rsidR="0088137C" w:rsidRDefault="0088137C" w:rsidP="0088137C">
      <w:r w:rsidRPr="00725F9B">
        <w:t xml:space="preserve">This </w:t>
      </w:r>
      <w:del w:id="502" w:author="Xing Li" w:date="2014-10-06T21:09:00Z">
        <w:r w:rsidRPr="00725F9B" w:rsidDel="00A24FF6">
          <w:delText xml:space="preserve">will </w:delText>
        </w:r>
      </w:del>
      <w:r w:rsidRPr="00725F9B">
        <w:t>show</w:t>
      </w:r>
      <w:ins w:id="503" w:author="Xing Li" w:date="2014-10-06T21:10:00Z">
        <w:r w:rsidR="00A24FF6">
          <w:t>s</w:t>
        </w:r>
      </w:ins>
      <w:r w:rsidRPr="00725F9B">
        <w:t xml:space="preserve"> </w:t>
      </w:r>
      <w:del w:id="504" w:author="Xing Li" w:date="2014-10-06T21:09:00Z">
        <w:r w:rsidRPr="00725F9B" w:rsidDel="00A24FF6">
          <w:delText xml:space="preserve">some </w:delText>
        </w:r>
      </w:del>
      <w:r w:rsidRPr="00725F9B">
        <w:t>basic information</w:t>
      </w:r>
      <w:r>
        <w:t xml:space="preserve"> about your data store</w:t>
      </w:r>
      <w:ins w:id="505" w:author="Xing Li" w:date="2014-10-06T21:10:00Z">
        <w:r w:rsidR="00A24FF6">
          <w:t xml:space="preserve">, including name, file path, total reads, </w:t>
        </w:r>
      </w:ins>
      <w:ins w:id="506" w:author="Xing Li" w:date="2014-10-06T21:11:00Z">
        <w:r w:rsidR="00A24FF6">
          <w:t xml:space="preserve">number of </w:t>
        </w:r>
      </w:ins>
      <w:ins w:id="507" w:author="Xing Li" w:date="2014-10-06T21:10:00Z">
        <w:r w:rsidR="00A24FF6">
          <w:t xml:space="preserve">positive reads and </w:t>
        </w:r>
      </w:ins>
      <w:ins w:id="508" w:author="Xing Li" w:date="2014-10-06T21:11:00Z">
        <w:r w:rsidR="00A24FF6">
          <w:t>negative reads, etc.</w:t>
        </w:r>
      </w:ins>
      <w:del w:id="509" w:author="Xing Li" w:date="2014-10-06T21:10:00Z">
        <w:r w:rsidDel="00A24FF6">
          <w:delText>.</w:delText>
        </w:r>
      </w:del>
    </w:p>
    <w:p w14:paraId="15652395" w14:textId="77777777" w:rsidR="0088137C" w:rsidRDefault="0088137C" w:rsidP="0088137C">
      <w:pPr>
        <w:pStyle w:val="3"/>
        <w:ind w:left="442" w:hanging="442"/>
      </w:pPr>
      <w:commentRangeStart w:id="510"/>
      <w:r>
        <w:rPr>
          <w:rFonts w:hint="eastAsia"/>
        </w:rPr>
        <w:t>Annotation Sets</w:t>
      </w:r>
      <w:commentRangeEnd w:id="510"/>
      <w:r>
        <w:rPr>
          <w:rStyle w:val="af9"/>
          <w:rFonts w:eastAsiaTheme="minorEastAsia"/>
          <w:b w:val="0"/>
          <w:bCs w:val="0"/>
        </w:rPr>
        <w:commentReference w:id="510"/>
      </w:r>
    </w:p>
    <w:p w14:paraId="6412D78E" w14:textId="77777777" w:rsidR="0088137C" w:rsidRDefault="0088137C" w:rsidP="0088137C">
      <w:r>
        <w:t>The annotation sets folder will only show you an entry for the core genome annotations which come with each imported RED genome. If you import extra annotation then this will show up in this folder.</w:t>
      </w:r>
    </w:p>
    <w:p w14:paraId="41E446EA" w14:textId="52B61F9E" w:rsidR="0088137C" w:rsidRDefault="0088137C" w:rsidP="0088137C">
      <w:pPr>
        <w:keepNext/>
        <w:ind w:firstLine="0"/>
        <w:jc w:val="center"/>
      </w:pPr>
      <w:del w:id="511" w:author="Xing Li" w:date="2014-10-06T21:12:00Z">
        <w:r w:rsidDel="00A24FF6">
          <w:rPr>
            <w:noProof/>
          </w:rPr>
          <w:drawing>
            <wp:inline distT="0" distB="0" distL="0" distR="0" wp14:anchorId="34FF7821" wp14:editId="3052F20A">
              <wp:extent cx="3076575" cy="18859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6575" cy="1885950"/>
                      </a:xfrm>
                      <a:prstGeom prst="rect">
                        <a:avLst/>
                      </a:prstGeom>
                    </pic:spPr>
                  </pic:pic>
                </a:graphicData>
              </a:graphic>
            </wp:inline>
          </w:drawing>
        </w:r>
      </w:del>
      <w:ins w:id="512" w:author="Xing Li" w:date="2014-10-06T21:12:00Z">
        <w:r w:rsidR="00A24FF6">
          <w:rPr>
            <w:noProof/>
          </w:rPr>
          <w:drawing>
            <wp:inline distT="0" distB="0" distL="0" distR="0" wp14:anchorId="2FE7DCF9" wp14:editId="6D14F780">
              <wp:extent cx="3152775" cy="2533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2533650"/>
                      </a:xfrm>
                      <a:prstGeom prst="rect">
                        <a:avLst/>
                      </a:prstGeom>
                    </pic:spPr>
                  </pic:pic>
                </a:graphicData>
              </a:graphic>
            </wp:inline>
          </w:drawing>
        </w:r>
      </w:ins>
    </w:p>
    <w:p w14:paraId="6D816129" w14:textId="1CF24909" w:rsidR="0088137C" w:rsidRPr="00F526E4" w:rsidRDefault="0088137C" w:rsidP="0088137C">
      <w:pPr>
        <w:pStyle w:val="afd"/>
        <w:jc w:val="center"/>
        <w:rPr>
          <w:i/>
        </w:rPr>
      </w:pPr>
      <w:r w:rsidRPr="00F526E4">
        <w:rPr>
          <w:i/>
        </w:rPr>
        <w:t xml:space="preserve">Fig. </w:t>
      </w:r>
      <w:ins w:id="513"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514"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515" w:author="Xing Li" w:date="2014-10-06T22:06:00Z">
        <w:r w:rsidR="00937986">
          <w:rPr>
            <w:i/>
            <w:noProof/>
          </w:rPr>
          <w:t>4</w:t>
        </w:r>
      </w:ins>
      <w:ins w:id="516" w:author="Xing Li" w:date="2014-10-06T21:35:00Z">
        <w:r w:rsidR="009268AC">
          <w:rPr>
            <w:i/>
          </w:rPr>
          <w:fldChar w:fldCharType="end"/>
        </w:r>
      </w:ins>
      <w:del w:id="517"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5</w:delText>
        </w:r>
        <w:r w:rsidDel="00160367">
          <w:rPr>
            <w:i/>
          </w:rPr>
          <w:fldChar w:fldCharType="end"/>
        </w:r>
      </w:del>
      <w:r w:rsidRPr="00F526E4">
        <w:rPr>
          <w:i/>
        </w:rPr>
        <w:t xml:space="preserve"> </w:t>
      </w:r>
      <w:r w:rsidRPr="00CE1487">
        <w:rPr>
          <w:rStyle w:val="af7"/>
          <w:color w:val="auto"/>
        </w:rPr>
        <w:t>Popup menu of AnnotationSet</w:t>
      </w:r>
    </w:p>
    <w:p w14:paraId="17796027" w14:textId="77777777" w:rsidR="0088137C" w:rsidRDefault="0088137C" w:rsidP="0088137C">
      <w:r>
        <w:t>Right-clicking on an entry in this folder brings up a popup menu with the following options:</w:t>
      </w:r>
    </w:p>
    <w:p w14:paraId="266A6E31" w14:textId="77777777" w:rsidR="0088137C" w:rsidRPr="00BA5ED2" w:rsidRDefault="0088137C" w:rsidP="0088137C">
      <w:pPr>
        <w:pStyle w:val="ab"/>
        <w:numPr>
          <w:ilvl w:val="0"/>
          <w:numId w:val="2"/>
        </w:numPr>
        <w:ind w:left="810" w:hanging="270"/>
        <w:rPr>
          <w:rFonts w:asciiTheme="majorHAnsi" w:hAnsiTheme="majorHAnsi"/>
          <w:b/>
          <w:szCs w:val="22"/>
        </w:rPr>
      </w:pPr>
      <w:r w:rsidRPr="00BA5ED2">
        <w:rPr>
          <w:rFonts w:asciiTheme="majorHAnsi" w:hAnsiTheme="majorHAnsi"/>
          <w:b/>
          <w:szCs w:val="22"/>
        </w:rPr>
        <w:t>Show Track in Chromosome View</w:t>
      </w:r>
    </w:p>
    <w:p w14:paraId="5C122637" w14:textId="77777777" w:rsidR="0088137C" w:rsidRPr="00725F9B" w:rsidRDefault="0088137C" w:rsidP="0088137C">
      <w:r w:rsidRPr="00725F9B">
        <w:t xml:space="preserve">This is a toggle option to turn a track on or off in the chr view. If the track is currently visible you will see a tick next to this option. </w:t>
      </w:r>
      <w:r>
        <w:t xml:space="preserve">You can also use </w:t>
      </w:r>
      <w:r w:rsidRPr="00F526E4">
        <w:rPr>
          <w:i/>
        </w:rPr>
        <w:t>Edit &gt; Feature Panel</w:t>
      </w:r>
      <w:r>
        <w:t xml:space="preserve"> </w:t>
      </w:r>
      <w:r w:rsidRPr="00725F9B">
        <w:t>option in the main menu.</w:t>
      </w:r>
    </w:p>
    <w:p w14:paraId="3F50F2B5" w14:textId="77777777" w:rsidR="0088137C" w:rsidRPr="00BA5ED2"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Properties</w:t>
      </w:r>
    </w:p>
    <w:p w14:paraId="1F7BE4B8" w14:textId="0410BBFB" w:rsidR="0088137C" w:rsidRDefault="0088137C" w:rsidP="0088137C">
      <w:r>
        <w:t xml:space="preserve">Brings up </w:t>
      </w:r>
      <w:del w:id="518" w:author="Xing Li" w:date="2014-10-06T21:13:00Z">
        <w:r w:rsidDel="00A24FF6">
          <w:delText xml:space="preserve">a summary of </w:delText>
        </w:r>
      </w:del>
      <w:r>
        <w:t xml:space="preserve">the </w:t>
      </w:r>
      <w:ins w:id="519" w:author="Xing Li" w:date="2014-10-06T21:13:00Z">
        <w:r w:rsidR="00A24FF6">
          <w:t>number</w:t>
        </w:r>
      </w:ins>
      <w:del w:id="520" w:author="Xing Li" w:date="2014-10-06T21:13:00Z">
        <w:r w:rsidDel="00A24FF6">
          <w:delText>types</w:delText>
        </w:r>
      </w:del>
      <w:r>
        <w:t xml:space="preserve"> of features </w:t>
      </w:r>
      <w:ins w:id="521" w:author="Xing Li" w:date="2014-10-06T21:13:00Z">
        <w:r w:rsidR="00A24FF6">
          <w:t xml:space="preserve">in each chromosome </w:t>
        </w:r>
      </w:ins>
      <w:r>
        <w:t>in this annotation set</w:t>
      </w:r>
      <w:ins w:id="522" w:author="Xing Li" w:date="2014-10-06T21:13:00Z">
        <w:r w:rsidR="00A24FF6">
          <w:t>.</w:t>
        </w:r>
      </w:ins>
    </w:p>
    <w:p w14:paraId="6F022DF3" w14:textId="77777777" w:rsidR="0088137C" w:rsidRPr="00BA5ED2"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Rename</w:t>
      </w:r>
    </w:p>
    <w:p w14:paraId="41A9AB94" w14:textId="77777777" w:rsidR="0088137C" w:rsidRDefault="0088137C" w:rsidP="0088137C">
      <w:r>
        <w:t>Allows you to change the name of this annotation set</w:t>
      </w:r>
    </w:p>
    <w:p w14:paraId="2528209D" w14:textId="77777777" w:rsidR="0088137C" w:rsidRPr="00BA5ED2"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Delete</w:t>
      </w:r>
    </w:p>
    <w:p w14:paraId="0F77E454" w14:textId="55C945B6" w:rsidR="0088137C" w:rsidRDefault="00A24FF6" w:rsidP="0088137C">
      <w:ins w:id="523" w:author="Xing Li" w:date="2014-10-06T21:14:00Z">
        <w:r>
          <w:t>You can</w:t>
        </w:r>
      </w:ins>
      <w:del w:id="524" w:author="Xing Li" w:date="2014-10-06T21:14:00Z">
        <w:r w:rsidR="0088137C" w:rsidDel="00A24FF6">
          <w:delText>D</w:delText>
        </w:r>
      </w:del>
      <w:ins w:id="525" w:author="Xing Li" w:date="2014-10-06T21:14:00Z">
        <w:r>
          <w:t xml:space="preserve"> d</w:t>
        </w:r>
      </w:ins>
      <w:r w:rsidR="0088137C">
        <w:t>elete</w:t>
      </w:r>
      <w:del w:id="526" w:author="Xing Li" w:date="2014-10-06T21:14:00Z">
        <w:r w:rsidR="0088137C" w:rsidDel="00A24FF6">
          <w:delText>s</w:delText>
        </w:r>
      </w:del>
      <w:r w:rsidR="0088137C">
        <w:t xml:space="preserve"> this annotation from your project (not allowed for Core Genome annotation)</w:t>
      </w:r>
    </w:p>
    <w:p w14:paraId="057F3453" w14:textId="77777777" w:rsidR="0088137C" w:rsidRDefault="0088137C" w:rsidP="0088137C">
      <w:pPr>
        <w:pStyle w:val="3"/>
        <w:ind w:left="442" w:hanging="442"/>
      </w:pPr>
      <w:bookmarkStart w:id="527" w:name="_Ref400391873"/>
      <w:r>
        <w:t xml:space="preserve">Probe Set and </w:t>
      </w:r>
      <w:r>
        <w:rPr>
          <w:rFonts w:hint="eastAsia"/>
        </w:rPr>
        <w:t>Probe Lists</w:t>
      </w:r>
      <w:bookmarkEnd w:id="527"/>
    </w:p>
    <w:p w14:paraId="7C070467" w14:textId="348DA7A6" w:rsidR="0088137C" w:rsidRDefault="00F1717D" w:rsidP="0088137C">
      <w:r>
        <w:t xml:space="preserve">When you have imported a </w:t>
      </w:r>
      <w:r w:rsidRPr="00BF55BF">
        <w:rPr>
          <w:i/>
        </w:rPr>
        <w:t>.vcf</w:t>
      </w:r>
      <w:r>
        <w:t xml:space="preserve"> file called from the sequence mapped data, the probe set will automatically be </w:t>
      </w:r>
      <w:r w:rsidRPr="002B6D0C">
        <w:t>initialize</w:t>
      </w:r>
      <w:r>
        <w:t xml:space="preserve">d and named </w:t>
      </w:r>
      <w:r w:rsidRPr="00BF55BF">
        <w:rPr>
          <w:i/>
        </w:rPr>
        <w:t>All Probes</w:t>
      </w:r>
      <w:r>
        <w:t>.</w:t>
      </w:r>
      <w:r w:rsidRPr="002B6D0C">
        <w:rPr>
          <w:rFonts w:hint="eastAsia"/>
        </w:rPr>
        <w:t xml:space="preserve"> </w:t>
      </w:r>
      <w:r>
        <w:t>After</w:t>
      </w:r>
      <w:r>
        <w:rPr>
          <w:rFonts w:hint="eastAsia"/>
        </w:rPr>
        <w:t xml:space="preserve"> you</w:t>
      </w:r>
      <w:r>
        <w:t xml:space="preserve"> implemented filters (no matter one or more) to the probe set, then a probe list would be generated to show filtering results.</w:t>
      </w:r>
    </w:p>
    <w:p w14:paraId="23FA821C" w14:textId="77777777" w:rsidR="00A231AC" w:rsidRDefault="0088137C" w:rsidP="005F247E">
      <w:pPr>
        <w:keepNext/>
        <w:ind w:firstLine="0"/>
        <w:jc w:val="center"/>
        <w:rPr>
          <w:ins w:id="528" w:author="Xing Li" w:date="2014-10-06T20:47:00Z"/>
        </w:rPr>
      </w:pPr>
      <w:del w:id="529" w:author="Xing Li" w:date="2014-10-06T20:46:00Z">
        <w:r w:rsidDel="00A231AC">
          <w:rPr>
            <w:noProof/>
          </w:rPr>
          <w:drawing>
            <wp:inline distT="0" distB="0" distL="0" distR="0" wp14:anchorId="54C1AFE3" wp14:editId="044CF277">
              <wp:extent cx="3352800" cy="2514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2800" cy="2514600"/>
                      </a:xfrm>
                      <a:prstGeom prst="rect">
                        <a:avLst/>
                      </a:prstGeom>
                    </pic:spPr>
                  </pic:pic>
                </a:graphicData>
              </a:graphic>
            </wp:inline>
          </w:drawing>
        </w:r>
      </w:del>
      <w:ins w:id="530" w:author="Xing Li" w:date="2014-10-06T20:46:00Z">
        <w:r w:rsidR="00A231AC" w:rsidRPr="00A231AC">
          <w:rPr>
            <w:noProof/>
          </w:rPr>
          <w:t xml:space="preserve"> </w:t>
        </w:r>
        <w:r w:rsidR="00A231AC">
          <w:rPr>
            <w:noProof/>
          </w:rPr>
          <w:drawing>
            <wp:inline distT="0" distB="0" distL="0" distR="0" wp14:anchorId="79B11175" wp14:editId="18F7AAB2">
              <wp:extent cx="3105150" cy="331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5150" cy="3314700"/>
                      </a:xfrm>
                      <a:prstGeom prst="rect">
                        <a:avLst/>
                      </a:prstGeom>
                    </pic:spPr>
                  </pic:pic>
                </a:graphicData>
              </a:graphic>
            </wp:inline>
          </w:drawing>
        </w:r>
      </w:ins>
    </w:p>
    <w:p w14:paraId="3440E2B9" w14:textId="206DE580" w:rsidR="0088137C" w:rsidRDefault="00A231AC">
      <w:pPr>
        <w:pStyle w:val="afd"/>
        <w:jc w:val="center"/>
        <w:pPrChange w:id="531" w:author="Xing Li" w:date="2014-10-06T20:47:00Z">
          <w:pPr>
            <w:keepNext/>
            <w:ind w:firstLine="0"/>
            <w:jc w:val="center"/>
          </w:pPr>
        </w:pPrChange>
      </w:pPr>
      <w:ins w:id="532" w:author="Xing Li" w:date="2014-10-06T20:47:00Z">
        <w:r>
          <w:t xml:space="preserve">Fig. </w:t>
        </w:r>
      </w:ins>
      <w:ins w:id="533" w:author="Xing Li" w:date="2014-10-06T21:35:00Z">
        <w:r w:rsidR="009268AC">
          <w:fldChar w:fldCharType="begin"/>
        </w:r>
        <w:r w:rsidR="009268AC">
          <w:instrText xml:space="preserve"> STYLEREF 1 \s </w:instrText>
        </w:r>
      </w:ins>
      <w:r w:rsidR="009268AC">
        <w:fldChar w:fldCharType="separate"/>
      </w:r>
      <w:r w:rsidR="00937986">
        <w:rPr>
          <w:noProof/>
        </w:rPr>
        <w:t>0</w:t>
      </w:r>
      <w:ins w:id="534" w:author="Xing Li" w:date="2014-10-06T21:35:00Z">
        <w:r w:rsidR="009268AC">
          <w:fldChar w:fldCharType="end"/>
        </w:r>
        <w:r w:rsidR="009268AC">
          <w:t>.</w:t>
        </w:r>
        <w:r w:rsidR="009268AC">
          <w:fldChar w:fldCharType="begin"/>
        </w:r>
        <w:r w:rsidR="009268AC">
          <w:instrText xml:space="preserve"> SEQ Fig. \* ARABIC \s 1 </w:instrText>
        </w:r>
      </w:ins>
      <w:r w:rsidR="009268AC">
        <w:fldChar w:fldCharType="separate"/>
      </w:r>
      <w:ins w:id="535" w:author="Xing Li" w:date="2014-10-06T22:06:00Z">
        <w:r w:rsidR="00937986">
          <w:rPr>
            <w:noProof/>
          </w:rPr>
          <w:t>5</w:t>
        </w:r>
      </w:ins>
      <w:ins w:id="536" w:author="Xing Li" w:date="2014-10-06T21:35:00Z">
        <w:r w:rsidR="009268AC">
          <w:fldChar w:fldCharType="end"/>
        </w:r>
      </w:ins>
      <w:ins w:id="537" w:author="Xing Li" w:date="2014-10-06T20:47:00Z">
        <w:r w:rsidRPr="00A231AC">
          <w:rPr>
            <w:rStyle w:val="af7"/>
            <w:color w:val="auto"/>
          </w:rPr>
          <w:t xml:space="preserve"> </w:t>
        </w:r>
        <w:r w:rsidRPr="00CE1487">
          <w:rPr>
            <w:rStyle w:val="af7"/>
            <w:color w:val="auto"/>
          </w:rPr>
          <w:t>Popup menu of ProbeLists</w:t>
        </w:r>
      </w:ins>
    </w:p>
    <w:p w14:paraId="38469E10" w14:textId="6AFC0DD4" w:rsidR="0088137C" w:rsidRPr="00F526E4" w:rsidDel="00A231AC" w:rsidRDefault="0088137C" w:rsidP="0088137C">
      <w:pPr>
        <w:pStyle w:val="afd"/>
        <w:jc w:val="center"/>
        <w:rPr>
          <w:del w:id="538" w:author="Xing Li" w:date="2014-10-06T20:47:00Z"/>
          <w:i/>
        </w:rPr>
      </w:pPr>
      <w:del w:id="539" w:author="Xing Li" w:date="2014-10-06T20:47:00Z">
        <w:r w:rsidRPr="00F526E4" w:rsidDel="00A231AC">
          <w:rPr>
            <w:i/>
          </w:rPr>
          <w:delText xml:space="preserve">Fig. </w:delText>
        </w:r>
      </w:del>
      <w:del w:id="540"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6</w:delText>
        </w:r>
        <w:r w:rsidDel="00160367">
          <w:rPr>
            <w:i/>
          </w:rPr>
          <w:fldChar w:fldCharType="end"/>
        </w:r>
      </w:del>
      <w:del w:id="541" w:author="Xing Li" w:date="2014-10-06T20:47:00Z">
        <w:r w:rsidRPr="00F526E4" w:rsidDel="00A231AC">
          <w:rPr>
            <w:i/>
          </w:rPr>
          <w:delText xml:space="preserve"> </w:delText>
        </w:r>
        <w:r w:rsidRPr="00CE1487" w:rsidDel="00A231AC">
          <w:rPr>
            <w:rStyle w:val="af7"/>
            <w:color w:val="auto"/>
          </w:rPr>
          <w:delText>Popup menu of ProbeLists</w:delText>
        </w:r>
      </w:del>
    </w:p>
    <w:p w14:paraId="082A90E6" w14:textId="77777777" w:rsidR="0088137C" w:rsidRDefault="0088137C" w:rsidP="0088137C">
      <w:r>
        <w:t>Right-clicking on an entry in this folder brings up a popup menu with the following options:</w:t>
      </w:r>
    </w:p>
    <w:p w14:paraId="64058D29" w14:textId="0A504A17" w:rsidR="0088137C" w:rsidRPr="00BA5ED2" w:rsidRDefault="0088137C" w:rsidP="0088137C">
      <w:pPr>
        <w:pStyle w:val="ab"/>
        <w:numPr>
          <w:ilvl w:val="0"/>
          <w:numId w:val="2"/>
        </w:numPr>
        <w:ind w:left="810" w:hanging="270"/>
        <w:rPr>
          <w:rFonts w:asciiTheme="majorHAnsi" w:hAnsiTheme="majorHAnsi"/>
          <w:b/>
          <w:szCs w:val="22"/>
        </w:rPr>
      </w:pPr>
      <w:r w:rsidRPr="00BA5ED2">
        <w:rPr>
          <w:rFonts w:asciiTheme="majorHAnsi" w:hAnsiTheme="majorHAnsi"/>
          <w:b/>
          <w:szCs w:val="22"/>
        </w:rPr>
        <w:t xml:space="preserve">Show </w:t>
      </w:r>
      <w:del w:id="542" w:author="Xing Li" w:date="2014-10-06T21:16:00Z">
        <w:r w:rsidDel="00A24FF6">
          <w:rPr>
            <w:rFonts w:asciiTheme="majorHAnsi" w:hAnsiTheme="majorHAnsi"/>
            <w:b/>
            <w:szCs w:val="22"/>
          </w:rPr>
          <w:delText xml:space="preserve">View </w:delText>
        </w:r>
      </w:del>
      <w:ins w:id="543" w:author="Xing Li" w:date="2014-10-06T21:16:00Z">
        <w:r w:rsidR="00A24FF6">
          <w:rPr>
            <w:rFonts w:asciiTheme="majorHAnsi" w:hAnsiTheme="majorHAnsi"/>
            <w:b/>
            <w:szCs w:val="22"/>
          </w:rPr>
          <w:t xml:space="preserve">Sites </w:t>
        </w:r>
      </w:ins>
      <w:r>
        <w:rPr>
          <w:rFonts w:asciiTheme="majorHAnsi" w:hAnsiTheme="majorHAnsi"/>
          <w:b/>
          <w:szCs w:val="22"/>
        </w:rPr>
        <w:t>List</w:t>
      </w:r>
    </w:p>
    <w:p w14:paraId="44055448" w14:textId="65D8C5E0" w:rsidR="0088137C" w:rsidRPr="00725F9B" w:rsidRDefault="0088137C" w:rsidP="0088137C">
      <w:r>
        <w:rPr>
          <w:rFonts w:hint="eastAsia"/>
        </w:rPr>
        <w:t>Show</w:t>
      </w:r>
      <w:r>
        <w:t>s</w:t>
      </w:r>
      <w:r>
        <w:rPr>
          <w:rFonts w:hint="eastAsia"/>
        </w:rPr>
        <w:t xml:space="preserve"> all editing sites in a table</w:t>
      </w:r>
      <w:r>
        <w:t xml:space="preserve"> with filtering </w:t>
      </w:r>
      <w:del w:id="544" w:author="Xing Li" w:date="2014-10-06T21:16:00Z">
        <w:r w:rsidDel="00A24FF6">
          <w:delText>comments</w:delText>
        </w:r>
      </w:del>
      <w:ins w:id="545" w:author="Xing Li" w:date="2014-10-06T21:16:00Z">
        <w:r w:rsidR="00A24FF6">
          <w:t>description and comments</w:t>
        </w:r>
      </w:ins>
      <w:r>
        <w:rPr>
          <w:rFonts w:hint="eastAsia"/>
        </w:rPr>
        <w:t>.</w:t>
      </w:r>
      <w:ins w:id="546" w:author="Xing Li" w:date="2014-10-06T21:17:00Z">
        <w:r w:rsidR="00A24FF6">
          <w:t xml:space="preserve"> The table consists of the following information: chromosome, position, reference base and alternative base.</w:t>
        </w:r>
      </w:ins>
      <w:del w:id="547" w:author="Xing Li" w:date="2014-10-06T21:16:00Z">
        <w:r w:rsidDel="00A24FF6">
          <w:delText xml:space="preserve"> See details in </w:delText>
        </w:r>
        <w:r w:rsidDel="00A24FF6">
          <w:fldChar w:fldCharType="begin"/>
        </w:r>
        <w:r w:rsidDel="00A24FF6">
          <w:delInstrText xml:space="preserve"> REF _Ref399661031 \r \h </w:delInstrText>
        </w:r>
        <w:r w:rsidDel="00A24FF6">
          <w:fldChar w:fldCharType="separate"/>
        </w:r>
        <w:r w:rsidR="002144F4" w:rsidDel="00A24FF6">
          <w:delText>5.1</w:delText>
        </w:r>
        <w:r w:rsidDel="00A24FF6">
          <w:fldChar w:fldCharType="end"/>
        </w:r>
      </w:del>
    </w:p>
    <w:p w14:paraId="1B7F27B3" w14:textId="0475B4C5" w:rsidR="0088137C" w:rsidRPr="00BA5ED2"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 xml:space="preserve">Show </w:t>
      </w:r>
      <w:del w:id="548" w:author="Xing Li" w:date="2014-10-06T21:17:00Z">
        <w:r w:rsidDel="00A24FF6">
          <w:rPr>
            <w:rFonts w:asciiTheme="majorHAnsi" w:hAnsiTheme="majorHAnsi"/>
            <w:b/>
            <w:szCs w:val="22"/>
          </w:rPr>
          <w:delText xml:space="preserve">Probe </w:delText>
        </w:r>
      </w:del>
      <w:ins w:id="549" w:author="Xing Li" w:date="2014-10-06T21:17:00Z">
        <w:r w:rsidR="00A24FF6">
          <w:rPr>
            <w:rFonts w:asciiTheme="majorHAnsi" w:hAnsiTheme="majorHAnsi"/>
            <w:b/>
            <w:szCs w:val="22"/>
          </w:rPr>
          <w:t xml:space="preserve">Sites </w:t>
        </w:r>
      </w:ins>
      <w:r>
        <w:rPr>
          <w:rFonts w:asciiTheme="majorHAnsi" w:hAnsiTheme="majorHAnsi"/>
          <w:b/>
          <w:szCs w:val="22"/>
        </w:rPr>
        <w:t>Distribution</w:t>
      </w:r>
    </w:p>
    <w:p w14:paraId="0D83893F" w14:textId="77777777" w:rsidR="00A23674" w:rsidRDefault="0088137C" w:rsidP="0088137C">
      <w:pPr>
        <w:rPr>
          <w:ins w:id="550" w:author="Xing Li" w:date="2014-10-08T11:39:00Z"/>
        </w:rPr>
      </w:pPr>
      <w:r>
        <w:rPr>
          <w:rFonts w:hint="eastAsia"/>
        </w:rPr>
        <w:t>Show</w:t>
      </w:r>
      <w:r>
        <w:t>s</w:t>
      </w:r>
      <w:r>
        <w:rPr>
          <w:rFonts w:hint="eastAsia"/>
        </w:rPr>
        <w:t xml:space="preserve"> all editing sites distribution in a histogram.</w:t>
      </w:r>
      <w:ins w:id="551" w:author="Xing Li" w:date="2014-10-06T21:17:00Z">
        <w:r w:rsidR="00A24FF6" w:rsidDel="00A24FF6">
          <w:rPr>
            <w:rFonts w:hint="eastAsia"/>
          </w:rPr>
          <w:t xml:space="preserve"> </w:t>
        </w:r>
      </w:ins>
      <w:ins w:id="552" w:author="Xing Li" w:date="2014-10-06T21:18:00Z">
        <w:r w:rsidR="00A24FF6">
          <w:t xml:space="preserve">See </w:t>
        </w:r>
      </w:ins>
      <w:ins w:id="553" w:author="Xing Li" w:date="2014-10-08T11:38:00Z">
        <w:r w:rsidR="00A23674" w:rsidRPr="00A23674">
          <w:rPr>
            <w:i/>
            <w:rPrChange w:id="554" w:author="Xing Li" w:date="2014-10-08T11:38:00Z">
              <w:rPr/>
            </w:rPrChange>
          </w:rPr>
          <w:fldChar w:fldCharType="begin"/>
        </w:r>
        <w:r w:rsidR="00A23674" w:rsidRPr="00A23674">
          <w:rPr>
            <w:i/>
            <w:rPrChange w:id="555" w:author="Xing Li" w:date="2014-10-08T11:38:00Z">
              <w:rPr/>
            </w:rPrChange>
          </w:rPr>
          <w:instrText xml:space="preserve"> REF _Ref400531656 \h </w:instrText>
        </w:r>
        <w:r w:rsidR="00A23674" w:rsidRPr="00A23674">
          <w:rPr>
            <w:i/>
            <w:rPrChange w:id="556" w:author="Xing Li" w:date="2014-10-08T11:38:00Z">
              <w:rPr/>
            </w:rPrChange>
          </w:rPr>
        </w:r>
      </w:ins>
      <w:r w:rsidR="00A23674">
        <w:rPr>
          <w:i/>
        </w:rPr>
        <w:instrText xml:space="preserve"> \* MERGEFORMAT </w:instrText>
      </w:r>
      <w:r w:rsidR="00A23674" w:rsidRPr="00A23674">
        <w:rPr>
          <w:i/>
          <w:rPrChange w:id="557" w:author="Xing Li" w:date="2014-10-08T11:38:00Z">
            <w:rPr/>
          </w:rPrChange>
        </w:rPr>
        <w:fldChar w:fldCharType="separate"/>
      </w:r>
      <w:ins w:id="558" w:author="Xing Li" w:date="2014-10-08T11:38:00Z">
        <w:r w:rsidR="00A23674" w:rsidRPr="00A23674">
          <w:rPr>
            <w:i/>
            <w:szCs w:val="22"/>
            <w:rPrChange w:id="559" w:author="Xing Li" w:date="2014-10-08T11:38:00Z">
              <w:rPr/>
            </w:rPrChange>
          </w:rPr>
          <w:t>Sites Distribution</w:t>
        </w:r>
        <w:r w:rsidR="00A23674" w:rsidRPr="00A23674">
          <w:rPr>
            <w:i/>
            <w:rPrChange w:id="560" w:author="Xing Li" w:date="2014-10-08T11:38:00Z">
              <w:rPr/>
            </w:rPrChange>
          </w:rPr>
          <w:fldChar w:fldCharType="end"/>
        </w:r>
        <w:r w:rsidR="00A23674">
          <w:t xml:space="preserve"> </w:t>
        </w:r>
        <w:r w:rsidR="00A23674" w:rsidRPr="00A23674">
          <w:t xml:space="preserve">section for more details. </w:t>
        </w:r>
      </w:ins>
    </w:p>
    <w:p w14:paraId="2AFAA5AF" w14:textId="65655FCF" w:rsidR="00A23674" w:rsidRPr="00BA5ED2" w:rsidRDefault="00A23674" w:rsidP="00A23674">
      <w:pPr>
        <w:pStyle w:val="ab"/>
        <w:numPr>
          <w:ilvl w:val="0"/>
          <w:numId w:val="2"/>
        </w:numPr>
        <w:ind w:left="810" w:hanging="270"/>
        <w:rPr>
          <w:ins w:id="561" w:author="Xing Li" w:date="2014-10-08T11:39:00Z"/>
          <w:rFonts w:asciiTheme="majorHAnsi" w:hAnsiTheme="majorHAnsi"/>
          <w:b/>
          <w:szCs w:val="22"/>
        </w:rPr>
      </w:pPr>
      <w:ins w:id="562" w:author="Xing Li" w:date="2014-10-08T11:39:00Z">
        <w:r>
          <w:rPr>
            <w:rFonts w:asciiTheme="majorHAnsi" w:hAnsiTheme="majorHAnsi"/>
            <w:b/>
            <w:szCs w:val="22"/>
          </w:rPr>
          <w:t xml:space="preserve">Show </w:t>
        </w:r>
      </w:ins>
      <w:ins w:id="563" w:author="Xing Li" w:date="2014-10-08T15:59:00Z">
        <w:r w:rsidR="00CB1F7A">
          <w:rPr>
            <w:rFonts w:asciiTheme="majorHAnsi" w:hAnsiTheme="majorHAnsi"/>
            <w:b/>
            <w:szCs w:val="22"/>
          </w:rPr>
          <w:t>Variant</w:t>
        </w:r>
      </w:ins>
      <w:ins w:id="564" w:author="Xing Li" w:date="2014-10-08T11:39:00Z">
        <w:r>
          <w:rPr>
            <w:rFonts w:asciiTheme="majorHAnsi" w:hAnsiTheme="majorHAnsi"/>
            <w:b/>
            <w:szCs w:val="22"/>
          </w:rPr>
          <w:t xml:space="preserve"> Distribution</w:t>
        </w:r>
      </w:ins>
    </w:p>
    <w:p w14:paraId="7822B3D3" w14:textId="7D1984F4" w:rsidR="0088137C" w:rsidRDefault="00A23674" w:rsidP="00A23674">
      <w:pPr>
        <w:pPrChange w:id="565" w:author="Xing Li" w:date="2014-10-08T11:39:00Z">
          <w:pPr/>
        </w:pPrChange>
      </w:pPr>
      <w:ins w:id="566" w:author="Xing Li" w:date="2014-10-08T11:39:00Z">
        <w:r>
          <w:rPr>
            <w:rFonts w:hint="eastAsia"/>
          </w:rPr>
          <w:t>Show</w:t>
        </w:r>
        <w:r>
          <w:t>s</w:t>
        </w:r>
        <w:r>
          <w:rPr>
            <w:rFonts w:hint="eastAsia"/>
          </w:rPr>
          <w:t xml:space="preserve"> all </w:t>
        </w:r>
        <w:r w:rsidRPr="00A23674">
          <w:t>variant</w:t>
        </w:r>
        <w:r>
          <w:rPr>
            <w:rFonts w:hint="eastAsia"/>
          </w:rPr>
          <w:t xml:space="preserve"> </w:t>
        </w:r>
        <w:r>
          <w:t>type distribution</w:t>
        </w:r>
        <w:r>
          <w:rPr>
            <w:rFonts w:hint="eastAsia"/>
          </w:rPr>
          <w:t xml:space="preserve"> in a histogram.</w:t>
        </w:r>
        <w:r w:rsidDel="00A24FF6">
          <w:rPr>
            <w:rFonts w:hint="eastAsia"/>
          </w:rPr>
          <w:t xml:space="preserve"> </w:t>
        </w:r>
        <w:r>
          <w:t xml:space="preserve">See </w:t>
        </w:r>
        <w:r w:rsidRPr="00A23674">
          <w:rPr>
            <w:i/>
            <w:rPrChange w:id="567" w:author="Xing Li" w:date="2014-10-08T11:39:00Z">
              <w:rPr>
                <w:i/>
              </w:rPr>
            </w:rPrChange>
          </w:rPr>
          <w:fldChar w:fldCharType="begin"/>
        </w:r>
        <w:r w:rsidRPr="00A23674">
          <w:rPr>
            <w:i/>
            <w:rPrChange w:id="568" w:author="Xing Li" w:date="2014-10-08T11:39:00Z">
              <w:rPr/>
            </w:rPrChange>
          </w:rPr>
          <w:instrText xml:space="preserve"> REF _Ref399661031 \h </w:instrText>
        </w:r>
        <w:r w:rsidRPr="00A23674">
          <w:rPr>
            <w:i/>
            <w:rPrChange w:id="569" w:author="Xing Li" w:date="2014-10-08T11:39:00Z">
              <w:rPr>
                <w:i/>
              </w:rPr>
            </w:rPrChange>
          </w:rPr>
        </w:r>
      </w:ins>
      <w:r w:rsidRPr="00A23674">
        <w:rPr>
          <w:i/>
          <w:rPrChange w:id="570" w:author="Xing Li" w:date="2014-10-08T11:39:00Z">
            <w:rPr/>
          </w:rPrChange>
        </w:rPr>
        <w:instrText xml:space="preserve"> \* MERGEFORMAT </w:instrText>
      </w:r>
      <w:r w:rsidRPr="00A23674">
        <w:rPr>
          <w:i/>
          <w:rPrChange w:id="571" w:author="Xing Li" w:date="2014-10-08T11:39:00Z">
            <w:rPr>
              <w:i/>
            </w:rPr>
          </w:rPrChange>
        </w:rPr>
        <w:fldChar w:fldCharType="separate"/>
      </w:r>
      <w:ins w:id="572" w:author="Xing Li" w:date="2014-10-08T11:39:00Z">
        <w:r w:rsidRPr="00A23674">
          <w:rPr>
            <w:i/>
            <w:szCs w:val="22"/>
            <w:rPrChange w:id="573" w:author="Xing Li" w:date="2014-10-08T11:39:00Z">
              <w:rPr>
                <w:szCs w:val="22"/>
              </w:rPr>
            </w:rPrChange>
          </w:rPr>
          <w:t>V</w:t>
        </w:r>
        <w:r w:rsidRPr="00A23674">
          <w:rPr>
            <w:rFonts w:hint="eastAsia"/>
            <w:i/>
            <w:szCs w:val="22"/>
            <w:rPrChange w:id="574" w:author="Xing Li" w:date="2014-10-08T11:39:00Z">
              <w:rPr>
                <w:rFonts w:hint="eastAsia"/>
                <w:szCs w:val="22"/>
              </w:rPr>
            </w:rPrChange>
          </w:rPr>
          <w:t xml:space="preserve">ariant </w:t>
        </w:r>
        <w:r w:rsidRPr="00A23674">
          <w:rPr>
            <w:i/>
            <w:szCs w:val="22"/>
            <w:rPrChange w:id="575" w:author="Xing Li" w:date="2014-10-08T11:39:00Z">
              <w:rPr>
                <w:szCs w:val="22"/>
              </w:rPr>
            </w:rPrChange>
          </w:rPr>
          <w:t>distribution (in a karyogram view)</w:t>
        </w:r>
        <w:r w:rsidRPr="00A23674">
          <w:rPr>
            <w:i/>
            <w:rPrChange w:id="576" w:author="Xing Li" w:date="2014-10-08T11:39:00Z">
              <w:rPr>
                <w:i/>
              </w:rPr>
            </w:rPrChange>
          </w:rPr>
          <w:fldChar w:fldCharType="end"/>
        </w:r>
        <w:r w:rsidRPr="00A23674">
          <w:rPr>
            <w:i/>
            <w:rPrChange w:id="577" w:author="Xing Li" w:date="2014-10-08T11:39:00Z">
              <w:rPr>
                <w:i/>
              </w:rPr>
            </w:rPrChange>
          </w:rPr>
          <w:t xml:space="preserve"> </w:t>
        </w:r>
        <w:r w:rsidRPr="00A23674">
          <w:t xml:space="preserve">section for more details. </w:t>
        </w:r>
      </w:ins>
      <w:bookmarkStart w:id="578" w:name="_GoBack"/>
      <w:bookmarkEnd w:id="578"/>
      <w:del w:id="579" w:author="Xing Li" w:date="2014-10-06T21:17:00Z">
        <w:r w:rsidR="0088137C" w:rsidDel="00A24FF6">
          <w:rPr>
            <w:rFonts w:hint="eastAsia"/>
          </w:rPr>
          <w:delText xml:space="preserve"> </w:delText>
        </w:r>
        <w:r w:rsidR="0088137C" w:rsidDel="00A24FF6">
          <w:delText xml:space="preserve">See details in </w:delText>
        </w:r>
        <w:r w:rsidR="0088137C" w:rsidDel="00A24FF6">
          <w:fldChar w:fldCharType="begin"/>
        </w:r>
        <w:r w:rsidR="0088137C" w:rsidDel="00A24FF6">
          <w:delInstrText xml:space="preserve"> REF _Ref399661031 \r \h </w:delInstrText>
        </w:r>
        <w:r w:rsidR="0088137C" w:rsidDel="00A24FF6">
          <w:fldChar w:fldCharType="separate"/>
        </w:r>
        <w:r w:rsidR="002144F4" w:rsidDel="00A24FF6">
          <w:delText>5.1</w:delText>
        </w:r>
        <w:r w:rsidR="0088137C" w:rsidDel="00A24FF6">
          <w:fldChar w:fldCharType="end"/>
        </w:r>
      </w:del>
    </w:p>
    <w:p w14:paraId="66598F86" w14:textId="77777777" w:rsidR="0088137C" w:rsidRPr="00A23674" w:rsidRDefault="0088137C" w:rsidP="00A23674">
      <w:pPr>
        <w:pStyle w:val="ab"/>
        <w:numPr>
          <w:ilvl w:val="0"/>
          <w:numId w:val="2"/>
        </w:numPr>
        <w:ind w:left="810" w:hanging="270"/>
        <w:rPr>
          <w:rFonts w:asciiTheme="majorHAnsi" w:hAnsiTheme="majorHAnsi"/>
          <w:b/>
          <w:szCs w:val="22"/>
          <w:rPrChange w:id="580" w:author="Xing Li" w:date="2014-10-08T11:39:00Z">
            <w:rPr>
              <w:b/>
              <w:szCs w:val="22"/>
            </w:rPr>
          </w:rPrChange>
        </w:rPr>
        <w:pPrChange w:id="581" w:author="Xing Li" w:date="2014-10-08T11:39:00Z">
          <w:pPr>
            <w:pStyle w:val="ab"/>
            <w:numPr>
              <w:numId w:val="2"/>
            </w:numPr>
            <w:ind w:left="810" w:hanging="270"/>
          </w:pPr>
        </w:pPrChange>
      </w:pPr>
      <w:r w:rsidRPr="00A23674">
        <w:rPr>
          <w:rFonts w:asciiTheme="majorHAnsi" w:hAnsiTheme="majorHAnsi"/>
          <w:b/>
          <w:szCs w:val="22"/>
          <w:rPrChange w:id="582" w:author="Xing Li" w:date="2014-10-08T11:39:00Z">
            <w:rPr>
              <w:b/>
              <w:szCs w:val="22"/>
            </w:rPr>
          </w:rPrChange>
        </w:rPr>
        <w:t>Rename</w:t>
      </w:r>
    </w:p>
    <w:p w14:paraId="14E3FAD9" w14:textId="39426808" w:rsidR="0088137C" w:rsidRPr="009B548C" w:rsidRDefault="0088137C" w:rsidP="0088137C">
      <w:r>
        <w:t>Allows</w:t>
      </w:r>
      <w:r w:rsidRPr="00182FF4">
        <w:t xml:space="preserve"> you to change the name of this </w:t>
      </w:r>
      <w:r>
        <w:t>probe list</w:t>
      </w:r>
      <w:ins w:id="583" w:author="Xing Li" w:date="2014-10-08T11:40:00Z">
        <w:r w:rsidR="00A23674">
          <w:t xml:space="preserve"> </w:t>
        </w:r>
      </w:ins>
      <w:r>
        <w:t>(now allowed for Probe Set)</w:t>
      </w:r>
      <w:ins w:id="584" w:author="Xing Li" w:date="2014-10-08T11:40:00Z">
        <w:r w:rsidR="00A23674">
          <w:t>.</w:t>
        </w:r>
      </w:ins>
    </w:p>
    <w:p w14:paraId="091B1148"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Edit Comments</w:t>
      </w:r>
    </w:p>
    <w:p w14:paraId="6E729E57" w14:textId="77777777" w:rsidR="0088137C" w:rsidRPr="009B548C" w:rsidRDefault="0088137C" w:rsidP="0088137C">
      <w:r>
        <w:rPr>
          <w:rFonts w:hint="eastAsia"/>
        </w:rPr>
        <w:t>Allow</w:t>
      </w:r>
      <w:r>
        <w:t>s you to edit comments of a probe list. It mainly contains filtering information in default.</w:t>
      </w:r>
    </w:p>
    <w:p w14:paraId="3E316FBC" w14:textId="77777777" w:rsidR="0088137C" w:rsidRPr="00BA5ED2" w:rsidRDefault="0088137C" w:rsidP="0088137C">
      <w:pPr>
        <w:pStyle w:val="ab"/>
        <w:numPr>
          <w:ilvl w:val="0"/>
          <w:numId w:val="2"/>
        </w:numPr>
        <w:ind w:left="810" w:hanging="270"/>
        <w:rPr>
          <w:rFonts w:asciiTheme="majorHAnsi" w:hAnsiTheme="majorHAnsi"/>
          <w:b/>
          <w:szCs w:val="22"/>
        </w:rPr>
      </w:pPr>
      <w:r>
        <w:rPr>
          <w:rFonts w:asciiTheme="majorHAnsi" w:hAnsiTheme="majorHAnsi" w:hint="eastAsia"/>
          <w:b/>
          <w:szCs w:val="22"/>
        </w:rPr>
        <w:t>Delete</w:t>
      </w:r>
    </w:p>
    <w:p w14:paraId="09984A27" w14:textId="37BE38C4" w:rsidR="0088137C" w:rsidRDefault="0088137C" w:rsidP="0088137C">
      <w:r>
        <w:t>Deletes this annotation from your project (not allowed for Probe Set)</w:t>
      </w:r>
      <w:ins w:id="585" w:author="Xing Li" w:date="2014-10-08T11:40:00Z">
        <w:r w:rsidR="00A23674">
          <w:t>.</w:t>
        </w:r>
      </w:ins>
    </w:p>
    <w:p w14:paraId="32617F41" w14:textId="77777777" w:rsidR="0088137C" w:rsidRPr="00ED24B4" w:rsidRDefault="0088137C" w:rsidP="0088137C">
      <w:pPr>
        <w:pStyle w:val="2"/>
        <w:tabs>
          <w:tab w:val="left" w:pos="450"/>
        </w:tabs>
        <w:spacing w:before="0" w:after="120"/>
        <w:ind w:left="0"/>
        <w:rPr>
          <w:sz w:val="22"/>
          <w:szCs w:val="22"/>
        </w:rPr>
      </w:pPr>
      <w:bookmarkStart w:id="586" w:name="_Ref400376027"/>
      <w:r w:rsidRPr="00ED24B4">
        <w:rPr>
          <w:sz w:val="22"/>
          <w:szCs w:val="22"/>
        </w:rPr>
        <w:t>Genome Panel</w:t>
      </w:r>
      <w:bookmarkEnd w:id="586"/>
    </w:p>
    <w:p w14:paraId="615BA638" w14:textId="153FD5E7" w:rsidR="0088137C" w:rsidRPr="00FD04AD" w:rsidRDefault="00F1717D" w:rsidP="0088137C">
      <w:r>
        <w:rPr>
          <w:rFonts w:hint="eastAsia"/>
        </w:rPr>
        <w:t xml:space="preserve">The genome panel shows an overview of all chromosomes </w:t>
      </w:r>
      <w:r>
        <w:t>from the reference</w:t>
      </w:r>
      <w:r>
        <w:rPr>
          <w:rFonts w:hint="eastAsia"/>
        </w:rPr>
        <w:t xml:space="preserve"> genome. </w:t>
      </w:r>
      <w:r>
        <w:t>Once you have performed RNA editing filters, it will show a whole genome view of the editing sites. We showed the chromosomes in human only (chromosome 1 to 22, X, Y).</w:t>
      </w:r>
    </w:p>
    <w:p w14:paraId="1404A8BC" w14:textId="651B822D" w:rsidR="0088137C" w:rsidRDefault="0088137C" w:rsidP="0088137C">
      <w:pPr>
        <w:keepNext/>
        <w:ind w:firstLine="0"/>
        <w:jc w:val="center"/>
      </w:pPr>
      <w:del w:id="587" w:author="Xing Li" w:date="2014-10-06T21:35:00Z">
        <w:r w:rsidDel="009268AC">
          <w:rPr>
            <w:noProof/>
          </w:rPr>
          <w:drawing>
            <wp:inline distT="0" distB="0" distL="0" distR="0" wp14:anchorId="0A477B4C" wp14:editId="736B5DA1">
              <wp:extent cx="5759450" cy="2127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127250"/>
                      </a:xfrm>
                      <a:prstGeom prst="rect">
                        <a:avLst/>
                      </a:prstGeom>
                    </pic:spPr>
                  </pic:pic>
                </a:graphicData>
              </a:graphic>
            </wp:inline>
          </w:drawing>
        </w:r>
      </w:del>
      <w:ins w:id="588" w:author="Xing Li" w:date="2014-10-06T21:35:00Z">
        <w:r w:rsidR="009268AC">
          <w:rPr>
            <w:noProof/>
          </w:rPr>
          <w:drawing>
            <wp:inline distT="0" distB="0" distL="0" distR="0" wp14:anchorId="41E1C321" wp14:editId="1C0774E0">
              <wp:extent cx="5971540" cy="16560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1540" cy="1656080"/>
                      </a:xfrm>
                      <a:prstGeom prst="rect">
                        <a:avLst/>
                      </a:prstGeom>
                    </pic:spPr>
                  </pic:pic>
                </a:graphicData>
              </a:graphic>
            </wp:inline>
          </w:drawing>
        </w:r>
      </w:ins>
    </w:p>
    <w:p w14:paraId="11C9E77A" w14:textId="4A85BB4B" w:rsidR="0088137C" w:rsidRDefault="0088137C" w:rsidP="0088137C">
      <w:pPr>
        <w:pStyle w:val="afd"/>
        <w:jc w:val="center"/>
        <w:rPr>
          <w:ins w:id="589" w:author="Xing Li" w:date="2014-10-06T21:33:00Z"/>
          <w:rStyle w:val="af7"/>
        </w:rPr>
      </w:pPr>
      <w:r w:rsidRPr="00F526E4">
        <w:rPr>
          <w:i/>
        </w:rPr>
        <w:t xml:space="preserve">Fig. </w:t>
      </w:r>
      <w:ins w:id="59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59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592" w:author="Xing Li" w:date="2014-10-06T22:06:00Z">
        <w:r w:rsidR="00937986">
          <w:rPr>
            <w:i/>
            <w:noProof/>
          </w:rPr>
          <w:t>6</w:t>
        </w:r>
      </w:ins>
      <w:ins w:id="593" w:author="Xing Li" w:date="2014-10-06T21:35:00Z">
        <w:r w:rsidR="009268AC">
          <w:rPr>
            <w:i/>
          </w:rPr>
          <w:fldChar w:fldCharType="end"/>
        </w:r>
      </w:ins>
      <w:del w:id="594"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7</w:delText>
        </w:r>
        <w:r w:rsidDel="00160367">
          <w:rPr>
            <w:i/>
          </w:rPr>
          <w:fldChar w:fldCharType="end"/>
        </w:r>
      </w:del>
      <w:r w:rsidRPr="00F526E4">
        <w:rPr>
          <w:i/>
        </w:rPr>
        <w:t xml:space="preserve"> </w:t>
      </w:r>
      <w:r w:rsidRPr="00CE1487">
        <w:rPr>
          <w:rStyle w:val="af7"/>
        </w:rPr>
        <w:t>Genome panel</w:t>
      </w:r>
      <w:ins w:id="595" w:author="Xing Li" w:date="2014-10-06T21:33:00Z">
        <w:r w:rsidR="009268AC">
          <w:rPr>
            <w:rStyle w:val="af7"/>
          </w:rPr>
          <w:t xml:space="preserve"> before executing filters</w:t>
        </w:r>
      </w:ins>
    </w:p>
    <w:p w14:paraId="6B83D943" w14:textId="77777777" w:rsidR="009268AC" w:rsidRDefault="009268AC" w:rsidP="00A23674">
      <w:pPr>
        <w:keepNext/>
        <w:ind w:firstLine="0"/>
        <w:jc w:val="center"/>
        <w:rPr>
          <w:ins w:id="596" w:author="Xing Li" w:date="2014-10-06T21:35:00Z"/>
        </w:rPr>
        <w:pPrChange w:id="597" w:author="Xing Li" w:date="2014-10-08T11:42:00Z">
          <w:pPr>
            <w:ind w:firstLine="0"/>
          </w:pPr>
        </w:pPrChange>
      </w:pPr>
      <w:ins w:id="598" w:author="Xing Li" w:date="2014-10-06T21:34:00Z">
        <w:r>
          <w:rPr>
            <w:noProof/>
          </w:rPr>
          <w:drawing>
            <wp:inline distT="0" distB="0" distL="0" distR="0" wp14:anchorId="27474F19" wp14:editId="240C485B">
              <wp:extent cx="5971540" cy="16573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1540" cy="1657350"/>
                      </a:xfrm>
                      <a:prstGeom prst="rect">
                        <a:avLst/>
                      </a:prstGeom>
                    </pic:spPr>
                  </pic:pic>
                </a:graphicData>
              </a:graphic>
            </wp:inline>
          </w:drawing>
        </w:r>
      </w:ins>
    </w:p>
    <w:p w14:paraId="15A50E21" w14:textId="2CD9D188" w:rsidR="009268AC" w:rsidRPr="009268AC" w:rsidRDefault="009268AC">
      <w:pPr>
        <w:pStyle w:val="afd"/>
        <w:ind w:firstLine="0"/>
        <w:jc w:val="center"/>
        <w:rPr>
          <w:rPrChange w:id="599" w:author="Xing Li" w:date="2014-10-06T21:34:00Z">
            <w:rPr>
              <w:i/>
            </w:rPr>
          </w:rPrChange>
        </w:rPr>
        <w:pPrChange w:id="600" w:author="Xing Li" w:date="2014-10-06T21:35:00Z">
          <w:pPr>
            <w:pStyle w:val="afd"/>
            <w:jc w:val="center"/>
          </w:pPr>
        </w:pPrChange>
      </w:pPr>
      <w:ins w:id="601" w:author="Xing Li" w:date="2014-10-06T21:35:00Z">
        <w:r>
          <w:t xml:space="preserve">Fig. </w:t>
        </w:r>
        <w:r>
          <w:fldChar w:fldCharType="begin"/>
        </w:r>
        <w:r>
          <w:instrText xml:space="preserve"> STYLEREF 1 \s </w:instrText>
        </w:r>
      </w:ins>
      <w:r>
        <w:fldChar w:fldCharType="separate"/>
      </w:r>
      <w:r w:rsidR="00937986">
        <w:rPr>
          <w:noProof/>
        </w:rPr>
        <w:t>0</w:t>
      </w:r>
      <w:ins w:id="602" w:author="Xing Li" w:date="2014-10-06T21:35:00Z">
        <w:r>
          <w:fldChar w:fldCharType="end"/>
        </w:r>
        <w:r>
          <w:t>.</w:t>
        </w:r>
        <w:r>
          <w:fldChar w:fldCharType="begin"/>
        </w:r>
        <w:r>
          <w:instrText xml:space="preserve"> SEQ Fig. \* ARABIC \s 1 </w:instrText>
        </w:r>
      </w:ins>
      <w:r>
        <w:fldChar w:fldCharType="separate"/>
      </w:r>
      <w:ins w:id="603" w:author="Xing Li" w:date="2014-10-06T22:06:00Z">
        <w:r w:rsidR="00937986">
          <w:rPr>
            <w:noProof/>
          </w:rPr>
          <w:t>7</w:t>
        </w:r>
      </w:ins>
      <w:ins w:id="604" w:author="Xing Li" w:date="2014-10-06T21:35:00Z">
        <w:r>
          <w:fldChar w:fldCharType="end"/>
        </w:r>
      </w:ins>
      <w:ins w:id="605" w:author="Xing Li" w:date="2014-10-06T21:36:00Z">
        <w:r>
          <w:t xml:space="preserve"> </w:t>
        </w:r>
        <w:r w:rsidRPr="009268AC">
          <w:rPr>
            <w:i/>
            <w:rPrChange w:id="606" w:author="Xing Li" w:date="2014-10-06T21:36:00Z">
              <w:rPr/>
            </w:rPrChange>
          </w:rPr>
          <w:t>Genome panel with RNA-editing sites highlighted</w:t>
        </w:r>
      </w:ins>
    </w:p>
    <w:p w14:paraId="09C1E91F" w14:textId="77777777" w:rsidR="0088137C" w:rsidRPr="00041E94" w:rsidRDefault="0088137C" w:rsidP="0088137C">
      <w:r>
        <w:t>A karyogram view of all chromosomes was shown according to their relative sizes. Each rectangle represents a chromosome. The highlighted box shows a region currently being shown in the chromosome view. You can</w:t>
      </w:r>
      <w:r w:rsidRPr="005E5C4E">
        <w:t xml:space="preserve"> </w:t>
      </w:r>
      <w:r>
        <w:t>use the genome view to move the chromosome view to a different chromosome</w:t>
      </w:r>
      <w:r w:rsidDel="005E5C4E">
        <w:t xml:space="preserve"> </w:t>
      </w:r>
      <w:r>
        <w:t>or to a different region of current chromosome.</w:t>
      </w:r>
    </w:p>
    <w:p w14:paraId="6F190DC5" w14:textId="77777777" w:rsidR="0088137C" w:rsidRPr="00ED24B4" w:rsidRDefault="0088137C" w:rsidP="0088137C">
      <w:pPr>
        <w:pStyle w:val="2"/>
        <w:tabs>
          <w:tab w:val="left" w:pos="450"/>
        </w:tabs>
        <w:spacing w:before="0" w:after="120"/>
        <w:ind w:left="0"/>
        <w:rPr>
          <w:sz w:val="22"/>
          <w:szCs w:val="22"/>
        </w:rPr>
      </w:pPr>
      <w:bookmarkStart w:id="607" w:name="_Ref400376064"/>
      <w:r w:rsidRPr="00ED24B4">
        <w:rPr>
          <w:sz w:val="22"/>
          <w:szCs w:val="22"/>
        </w:rPr>
        <w:t>Chromosome Panel</w:t>
      </w:r>
      <w:bookmarkEnd w:id="607"/>
    </w:p>
    <w:p w14:paraId="2F3231A8" w14:textId="5D081152" w:rsidR="0088137C" w:rsidRDefault="00B71194" w:rsidP="0088137C">
      <w:r>
        <w:rPr>
          <w:rFonts w:hint="eastAsia"/>
        </w:rPr>
        <w:t>The chromosome panel is the most complex view in RED and is also where you</w:t>
      </w:r>
      <w:r>
        <w:t>’re likely to pay the most of your attention to. There are a lot of options for changing the information which it showed to you.</w:t>
      </w:r>
    </w:p>
    <w:p w14:paraId="33A7D3DF" w14:textId="288696BE" w:rsidR="0088137C" w:rsidRDefault="0088137C" w:rsidP="0088137C">
      <w:pPr>
        <w:keepNext/>
        <w:ind w:firstLine="0"/>
        <w:jc w:val="center"/>
      </w:pPr>
      <w:del w:id="608" w:author="Xing Li" w:date="2014-10-06T21:37:00Z">
        <w:r w:rsidDel="009268AC">
          <w:rPr>
            <w:noProof/>
          </w:rPr>
          <w:drawing>
            <wp:inline distT="0" distB="0" distL="0" distR="0" wp14:anchorId="24459EDD" wp14:editId="58E0FA35">
              <wp:extent cx="5971540" cy="23526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1540" cy="2352675"/>
                      </a:xfrm>
                      <a:prstGeom prst="rect">
                        <a:avLst/>
                      </a:prstGeom>
                    </pic:spPr>
                  </pic:pic>
                </a:graphicData>
              </a:graphic>
            </wp:inline>
          </w:drawing>
        </w:r>
      </w:del>
      <w:ins w:id="609" w:author="Xing Li" w:date="2014-10-06T21:46:00Z">
        <w:r w:rsidR="00905B9B">
          <w:rPr>
            <w:noProof/>
          </w:rPr>
          <w:drawing>
            <wp:inline distT="0" distB="0" distL="0" distR="0" wp14:anchorId="53BA5342" wp14:editId="26446294">
              <wp:extent cx="5971540" cy="16459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1540" cy="1645920"/>
                      </a:xfrm>
                      <a:prstGeom prst="rect">
                        <a:avLst/>
                      </a:prstGeom>
                    </pic:spPr>
                  </pic:pic>
                </a:graphicData>
              </a:graphic>
            </wp:inline>
          </w:drawing>
        </w:r>
      </w:ins>
    </w:p>
    <w:p w14:paraId="4877E3AF" w14:textId="01C37C8E" w:rsidR="0088137C" w:rsidRPr="00F526E4" w:rsidRDefault="0088137C" w:rsidP="0088137C">
      <w:pPr>
        <w:pStyle w:val="afd"/>
        <w:jc w:val="center"/>
        <w:rPr>
          <w:i/>
        </w:rPr>
      </w:pPr>
      <w:bookmarkStart w:id="610" w:name="_Ref400395443"/>
      <w:r w:rsidRPr="00F526E4">
        <w:rPr>
          <w:i/>
        </w:rPr>
        <w:t xml:space="preserve">Fig. </w:t>
      </w:r>
      <w:ins w:id="611"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612"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613" w:author="Xing Li" w:date="2014-10-06T22:06:00Z">
        <w:r w:rsidR="00937986">
          <w:rPr>
            <w:i/>
            <w:noProof/>
          </w:rPr>
          <w:t>8</w:t>
        </w:r>
      </w:ins>
      <w:ins w:id="614" w:author="Xing Li" w:date="2014-10-06T21:35:00Z">
        <w:r w:rsidR="009268AC">
          <w:rPr>
            <w:i/>
          </w:rPr>
          <w:fldChar w:fldCharType="end"/>
        </w:r>
      </w:ins>
      <w:bookmarkEnd w:id="610"/>
      <w:del w:id="615"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8</w:delText>
        </w:r>
        <w:r w:rsidDel="00160367">
          <w:rPr>
            <w:i/>
          </w:rPr>
          <w:fldChar w:fldCharType="end"/>
        </w:r>
      </w:del>
      <w:r w:rsidRPr="00F526E4">
        <w:rPr>
          <w:i/>
        </w:rPr>
        <w:t xml:space="preserve"> </w:t>
      </w:r>
      <w:r w:rsidRPr="00CE1487">
        <w:rPr>
          <w:rStyle w:val="af7"/>
        </w:rPr>
        <w:t>The chromosome panel when current track length is longer than screen pixel</w:t>
      </w:r>
    </w:p>
    <w:p w14:paraId="3A6689F7" w14:textId="75718047" w:rsidR="0088137C" w:rsidRPr="0033357D" w:rsidRDefault="0088137C" w:rsidP="0088137C">
      <w:r w:rsidRPr="0033357D">
        <w:t xml:space="preserve">The view is divided into </w:t>
      </w:r>
      <w:r>
        <w:t xml:space="preserve">several </w:t>
      </w:r>
      <w:r w:rsidRPr="0033357D">
        <w:t xml:space="preserve">tracks. The top of the display is a line of text which tells you which </w:t>
      </w:r>
      <w:r>
        <w:t>genome</w:t>
      </w:r>
      <w:r w:rsidRPr="0033357D">
        <w:t xml:space="preserve"> and chr</w:t>
      </w:r>
      <w:r>
        <w:t>omosome</w:t>
      </w:r>
      <w:r w:rsidRPr="0033357D">
        <w:t xml:space="preserve"> you are currently viewing. It also lists the current position and provides the length of the current view.</w:t>
      </w:r>
      <w:del w:id="616" w:author="Xing Li" w:date="2014-10-06T21:41:00Z">
        <w:r w:rsidRPr="0033357D" w:rsidDel="00905B9B">
          <w:delText xml:space="preserve"> </w:delText>
        </w:r>
        <w:r w:rsidDel="00905B9B">
          <w:delText>If the length is longer than the screen pixel, the reads are shown by a rectangle instead of the real base in the exact position shown on</w:delText>
        </w:r>
      </w:del>
      <w:del w:id="617" w:author="Xing Li" w:date="2014-10-06T21:39:00Z">
        <w:r w:rsidDel="009268AC">
          <w:delText xml:space="preserve"> </w:delText>
        </w:r>
        <w:r w:rsidDel="009268AC">
          <w:rPr>
            <w:rStyle w:val="af7"/>
          </w:rPr>
          <w:delText>Fig</w:delText>
        </w:r>
        <w:r w:rsidRPr="00934030" w:rsidDel="009268AC">
          <w:rPr>
            <w:rStyle w:val="af7"/>
          </w:rPr>
          <w:delText>.</w:delText>
        </w:r>
        <w:r w:rsidDel="009268AC">
          <w:rPr>
            <w:rStyle w:val="af7"/>
          </w:rPr>
          <w:delText xml:space="preserve"> </w:delText>
        </w:r>
        <w:r w:rsidRPr="00934030" w:rsidDel="009268AC">
          <w:rPr>
            <w:rStyle w:val="af7"/>
          </w:rPr>
          <w:delText>3.</w:delText>
        </w:r>
        <w:r w:rsidDel="009268AC">
          <w:rPr>
            <w:rStyle w:val="af7"/>
          </w:rPr>
          <w:delText>7</w:delText>
        </w:r>
      </w:del>
      <w:del w:id="618" w:author="Xing Li" w:date="2014-10-06T21:41:00Z">
        <w:r w:rsidDel="00905B9B">
          <w:delText xml:space="preserve">. While it is shorter, the reference genome and RNA editing </w:delText>
        </w:r>
        <w:r w:rsidR="00B71194" w:rsidDel="00905B9B">
          <w:delText>site</w:delText>
        </w:r>
        <w:r w:rsidDel="00905B9B">
          <w:delText xml:space="preserve"> will be shown with it real base like </w:delText>
        </w:r>
        <w:r w:rsidDel="00905B9B">
          <w:rPr>
            <w:rStyle w:val="af7"/>
          </w:rPr>
          <w:delText>Fig</w:delText>
        </w:r>
        <w:r w:rsidRPr="00934030" w:rsidDel="00905B9B">
          <w:rPr>
            <w:rStyle w:val="af7"/>
          </w:rPr>
          <w:delText>.</w:delText>
        </w:r>
        <w:r w:rsidDel="00905B9B">
          <w:rPr>
            <w:rStyle w:val="af7"/>
          </w:rPr>
          <w:delText xml:space="preserve"> </w:delText>
        </w:r>
        <w:r w:rsidRPr="00934030" w:rsidDel="00905B9B">
          <w:rPr>
            <w:rStyle w:val="af7"/>
          </w:rPr>
          <w:delText>3.7.</w:delText>
        </w:r>
        <w:r w:rsidDel="00905B9B">
          <w:rPr>
            <w:rStyle w:val="af7"/>
          </w:rPr>
          <w:delText xml:space="preserve"> </w:delText>
        </w:r>
      </w:del>
    </w:p>
    <w:p w14:paraId="1E531337" w14:textId="73A5E82B" w:rsidR="00905B9B" w:rsidRDefault="0088137C" w:rsidP="0088137C">
      <w:pPr>
        <w:rPr>
          <w:ins w:id="619" w:author="Xing Li" w:date="2014-10-06T21:41:00Z"/>
        </w:rPr>
      </w:pPr>
      <w:r w:rsidRPr="0033357D">
        <w:t>Below the text line come</w:t>
      </w:r>
      <w:r>
        <w:t xml:space="preserve">s the core genome annotation feature track </w:t>
      </w:r>
      <w:r w:rsidRPr="0033357D">
        <w:t>which ha</w:t>
      </w:r>
      <w:r>
        <w:t>s</w:t>
      </w:r>
      <w:r w:rsidRPr="0033357D">
        <w:t xml:space="preserve"> a blue background,</w:t>
      </w:r>
      <w:ins w:id="620" w:author="Xing Li" w:date="2014-10-06T21:42:00Z">
        <w:r w:rsidR="00905B9B">
          <w:t xml:space="preserve"> the sequence track which is shown with specific status</w:t>
        </w:r>
      </w:ins>
      <w:r w:rsidRPr="0033357D">
        <w:t xml:space="preserve"> and below </w:t>
      </w:r>
      <w:ins w:id="621" w:author="Xing Li" w:date="2014-10-06T21:42:00Z">
        <w:r w:rsidR="00905B9B">
          <w:t>them</w:t>
        </w:r>
      </w:ins>
      <w:del w:id="622" w:author="Xing Li" w:date="2014-10-06T21:42:00Z">
        <w:r w:rsidDel="00905B9B">
          <w:delText>it</w:delText>
        </w:r>
      </w:del>
      <w:r w:rsidRPr="0033357D">
        <w:t xml:space="preserve"> </w:t>
      </w:r>
      <w:r>
        <w:t>is</w:t>
      </w:r>
      <w:r w:rsidRPr="0033357D">
        <w:t xml:space="preserve"> a set of data tracks whic</w:t>
      </w:r>
      <w:r>
        <w:t xml:space="preserve">h have a white/grey background. </w:t>
      </w:r>
    </w:p>
    <w:p w14:paraId="0AC796F6" w14:textId="7414DC5A" w:rsidR="0088137C" w:rsidRDefault="0088137C" w:rsidP="0088137C">
      <w:r w:rsidRPr="0056200D">
        <w:t>Finally at the bottom is a status bar which can display various pieces of information</w:t>
      </w:r>
      <w:r>
        <w:t xml:space="preserve">, </w:t>
      </w:r>
      <w:r w:rsidRPr="0056200D">
        <w:t xml:space="preserve">usually related to the </w:t>
      </w:r>
      <w:r>
        <w:t>data read position</w:t>
      </w:r>
      <w:r w:rsidRPr="0056200D">
        <w:t xml:space="preserve"> which is currently under the mouse.</w:t>
      </w:r>
    </w:p>
    <w:p w14:paraId="25F700C2" w14:textId="2272BD9D" w:rsidR="0088137C" w:rsidRDefault="0088137C" w:rsidP="0088137C">
      <w:r>
        <w:rPr>
          <w:rFonts w:hint="eastAsia"/>
        </w:rPr>
        <w:t xml:space="preserve">In </w:t>
      </w:r>
      <w:r>
        <w:t xml:space="preserve">the </w:t>
      </w:r>
      <w:r>
        <w:rPr>
          <w:rFonts w:hint="eastAsia"/>
        </w:rPr>
        <w:t xml:space="preserve">chromosome panel, you can </w:t>
      </w:r>
      <w:ins w:id="623" w:author="Xing Li" w:date="2014-10-06T21:39:00Z">
        <w:r w:rsidR="009268AC">
          <w:t>left-</w:t>
        </w:r>
      </w:ins>
      <w:del w:id="624" w:author="Xing Li" w:date="2014-10-06T21:39:00Z">
        <w:r w:rsidDel="009268AC">
          <w:delText>single</w:delText>
        </w:r>
        <w:r w:rsidDel="009268AC">
          <w:rPr>
            <w:rFonts w:hint="eastAsia"/>
          </w:rPr>
          <w:delText>-</w:delText>
        </w:r>
        <w:r w:rsidDel="009268AC">
          <w:delText>left-</w:delText>
        </w:r>
      </w:del>
      <w:r>
        <w:rPr>
          <w:rFonts w:hint="eastAsia"/>
        </w:rPr>
        <w:t xml:space="preserve">click </w:t>
      </w:r>
      <w:r>
        <w:t xml:space="preserve">the mouse to zoom in and </w:t>
      </w:r>
      <w:del w:id="625" w:author="Xing Li" w:date="2014-10-06T21:39:00Z">
        <w:r w:rsidDel="009268AC">
          <w:delText>single-</w:delText>
        </w:r>
      </w:del>
      <w:r>
        <w:t>right-click to zoom out.</w:t>
      </w:r>
      <w:r w:rsidRPr="00CF5631">
        <w:t xml:space="preserve"> If you put your mouse over a </w:t>
      </w:r>
      <w:r>
        <w:t>read</w:t>
      </w:r>
      <w:r w:rsidRPr="00CF5631">
        <w:t xml:space="preserve"> it will turn yellow</w:t>
      </w:r>
      <w:r>
        <w:t xml:space="preserve"> as shown follow</w:t>
      </w:r>
      <w:r w:rsidRPr="00CF5631">
        <w:t>.</w:t>
      </w:r>
    </w:p>
    <w:p w14:paraId="0FE4DE75" w14:textId="7A79669B" w:rsidR="0088137C" w:rsidDel="006C4D1A" w:rsidRDefault="0088137C" w:rsidP="0088137C">
      <w:pPr>
        <w:keepNext/>
        <w:ind w:firstLine="0"/>
        <w:jc w:val="center"/>
        <w:rPr>
          <w:del w:id="626" w:author="Xing Li" w:date="2014-10-06T21:40:00Z"/>
        </w:rPr>
      </w:pPr>
      <w:del w:id="627" w:author="Xing Li" w:date="2014-10-06T21:40:00Z">
        <w:r w:rsidDel="006C4D1A">
          <w:rPr>
            <w:noProof/>
          </w:rPr>
          <w:drawing>
            <wp:inline distT="0" distB="0" distL="0" distR="0" wp14:anchorId="0C2F2DFA" wp14:editId="222EDA4C">
              <wp:extent cx="5971540" cy="230378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1540" cy="2303780"/>
                      </a:xfrm>
                      <a:prstGeom prst="rect">
                        <a:avLst/>
                      </a:prstGeom>
                    </pic:spPr>
                  </pic:pic>
                </a:graphicData>
              </a:graphic>
            </wp:inline>
          </w:drawing>
        </w:r>
      </w:del>
    </w:p>
    <w:p w14:paraId="5A36E906" w14:textId="1B6AC841" w:rsidR="0088137C" w:rsidDel="006C4D1A" w:rsidRDefault="0088137C" w:rsidP="0088137C">
      <w:pPr>
        <w:pStyle w:val="afd"/>
        <w:jc w:val="center"/>
        <w:rPr>
          <w:del w:id="628" w:author="Xing Li" w:date="2014-10-06T21:40:00Z"/>
          <w:rStyle w:val="af7"/>
        </w:rPr>
      </w:pPr>
      <w:del w:id="629" w:author="Xing Li" w:date="2014-10-06T21:40:00Z">
        <w:r w:rsidDel="006C4D1A">
          <w:delText xml:space="preserve">Fig. </w:delText>
        </w:r>
      </w:del>
      <w:del w:id="630" w:author="Xing Li" w:date="2014-10-06T17:09:00Z">
        <w:r w:rsidR="007A2DFD" w:rsidDel="00160367">
          <w:fldChar w:fldCharType="begin"/>
        </w:r>
        <w:r w:rsidR="007A2DFD" w:rsidDel="00160367">
          <w:delInstrText xml:space="preserve"> STYLEREF 1 \s </w:delInstrText>
        </w:r>
        <w:r w:rsidR="007A2DFD" w:rsidDel="00160367">
          <w:fldChar w:fldCharType="separate"/>
        </w:r>
        <w:r w:rsidR="008B2B6F" w:rsidDel="00160367">
          <w:rPr>
            <w:noProof/>
          </w:rPr>
          <w:delText>3</w:delText>
        </w:r>
        <w:r w:rsidR="007A2DFD" w:rsidDel="00160367">
          <w:rPr>
            <w:noProof/>
          </w:rPr>
          <w:fldChar w:fldCharType="end"/>
        </w:r>
        <w:r w:rsidDel="00160367">
          <w:delText>.</w:delText>
        </w:r>
        <w:r w:rsidR="007A2DFD" w:rsidDel="00160367">
          <w:fldChar w:fldCharType="begin"/>
        </w:r>
        <w:r w:rsidR="007A2DFD" w:rsidDel="00160367">
          <w:delInstrText xml:space="preserve"> SEQ Fig. \* ARABIC \s 1 </w:delInstrText>
        </w:r>
        <w:r w:rsidR="007A2DFD" w:rsidDel="00160367">
          <w:fldChar w:fldCharType="separate"/>
        </w:r>
        <w:r w:rsidR="008B2B6F" w:rsidDel="00160367">
          <w:rPr>
            <w:noProof/>
          </w:rPr>
          <w:delText>9</w:delText>
        </w:r>
        <w:r w:rsidR="007A2DFD" w:rsidDel="00160367">
          <w:rPr>
            <w:noProof/>
          </w:rPr>
          <w:fldChar w:fldCharType="end"/>
        </w:r>
      </w:del>
      <w:del w:id="631" w:author="Xing Li" w:date="2014-10-06T21:40:00Z">
        <w:r w:rsidDel="006C4D1A">
          <w:delText xml:space="preserve"> </w:delText>
        </w:r>
        <w:r w:rsidDel="006C4D1A">
          <w:rPr>
            <w:rStyle w:val="af7"/>
          </w:rPr>
          <w:delText>The chromosome panel when current track length is shorter than the screen pixel</w:delText>
        </w:r>
      </w:del>
    </w:p>
    <w:p w14:paraId="07965FB4" w14:textId="77777777" w:rsidR="0088137C" w:rsidRDefault="0088137C" w:rsidP="0088137C">
      <w:pPr>
        <w:pStyle w:val="3"/>
        <w:ind w:left="442" w:hanging="442"/>
      </w:pPr>
      <w:r>
        <w:rPr>
          <w:rFonts w:hint="eastAsia"/>
        </w:rPr>
        <w:t>Feature track</w:t>
      </w:r>
    </w:p>
    <w:p w14:paraId="2EE22BAC" w14:textId="35A5D945" w:rsidR="0088137C" w:rsidRPr="00C02691" w:rsidRDefault="0088137C" w:rsidP="0088137C">
      <w:pPr>
        <w:rPr>
          <w:b/>
        </w:rPr>
      </w:pPr>
      <w:r>
        <w:rPr>
          <w:rFonts w:hint="eastAsia"/>
        </w:rPr>
        <w:t xml:space="preserve">The feature track </w:t>
      </w:r>
      <w:r>
        <w:t xml:space="preserve">mainly </w:t>
      </w:r>
      <w:r>
        <w:rPr>
          <w:rFonts w:hint="eastAsia"/>
        </w:rPr>
        <w:t xml:space="preserve">shows the feature from </w:t>
      </w:r>
      <w:r w:rsidR="007A2DFD" w:rsidRPr="00A23674">
        <w:rPr>
          <w:i/>
          <w:rPrChange w:id="632" w:author="Xing Li" w:date="2014-10-08T11:43:00Z">
            <w:rPr/>
          </w:rPrChange>
        </w:rPr>
        <w:fldChar w:fldCharType="begin"/>
      </w:r>
      <w:r w:rsidR="007A2DFD" w:rsidRPr="00A23674">
        <w:rPr>
          <w:i/>
          <w:rPrChange w:id="633" w:author="Xing Li" w:date="2014-10-08T11:43:00Z">
            <w:rPr/>
          </w:rPrChange>
        </w:rPr>
        <w:instrText xml:space="preserve"> HYPERLINK "http://genome.ucsc.edu/cgi-bin/hgTables" </w:instrText>
      </w:r>
      <w:r w:rsidR="007A2DFD" w:rsidRPr="00A23674">
        <w:rPr>
          <w:i/>
          <w:rPrChange w:id="634" w:author="Xing Li" w:date="2014-10-08T11:43:00Z">
            <w:rPr/>
          </w:rPrChange>
        </w:rPr>
        <w:fldChar w:fldCharType="separate"/>
      </w:r>
      <w:r w:rsidRPr="00A23674">
        <w:rPr>
          <w:rStyle w:val="a7"/>
          <w:i/>
          <w:rPrChange w:id="635" w:author="Xing Li" w:date="2014-10-08T11:43:00Z">
            <w:rPr>
              <w:rStyle w:val="a7"/>
            </w:rPr>
          </w:rPrChange>
        </w:rPr>
        <w:t>NCBI</w:t>
      </w:r>
      <w:r w:rsidRPr="00A23674">
        <w:rPr>
          <w:rStyle w:val="a7"/>
          <w:rFonts w:hint="eastAsia"/>
          <w:i/>
          <w:rPrChange w:id="636" w:author="Xing Li" w:date="2014-10-08T11:43:00Z">
            <w:rPr>
              <w:rStyle w:val="a7"/>
              <w:rFonts w:hint="eastAsia"/>
            </w:rPr>
          </w:rPrChange>
        </w:rPr>
        <w:t xml:space="preserve"> </w:t>
      </w:r>
      <w:r w:rsidRPr="00A23674">
        <w:rPr>
          <w:rStyle w:val="a7"/>
          <w:i/>
          <w:rPrChange w:id="637" w:author="Xing Li" w:date="2014-10-08T11:43:00Z">
            <w:rPr>
              <w:rStyle w:val="a7"/>
            </w:rPr>
          </w:rPrChange>
        </w:rPr>
        <w:t>RefSeq Genes</w:t>
      </w:r>
      <w:r w:rsidR="007A2DFD" w:rsidRPr="00A23674">
        <w:rPr>
          <w:rStyle w:val="a7"/>
          <w:i/>
          <w:rPrChange w:id="638" w:author="Xing Li" w:date="2014-10-08T11:43:00Z">
            <w:rPr>
              <w:rStyle w:val="a7"/>
            </w:rPr>
          </w:rPrChange>
        </w:rPr>
        <w:fldChar w:fldCharType="end"/>
      </w:r>
      <w:r>
        <w:t>, which includes the information of transcription, coding region and exons. Features in this track are coloured in blue</w:t>
      </w:r>
      <w:r w:rsidRPr="00D2653F">
        <w:t>.</w:t>
      </w:r>
      <w:del w:id="639" w:author="Xing Li" w:date="2014-10-06T21:44:00Z">
        <w:r w:rsidRPr="00D2653F" w:rsidDel="00905B9B">
          <w:delText xml:space="preserve"> </w:delText>
        </w:r>
        <w:r w:rsidDel="00905B9B">
          <w:delText>See below.</w:delText>
        </w:r>
      </w:del>
    </w:p>
    <w:p w14:paraId="35B23090" w14:textId="77777777" w:rsidR="0088137C" w:rsidRDefault="0088137C" w:rsidP="0088137C">
      <w:pPr>
        <w:keepNext/>
        <w:ind w:firstLine="0"/>
        <w:jc w:val="center"/>
      </w:pPr>
      <w:r>
        <w:rPr>
          <w:noProof/>
        </w:rPr>
        <w:drawing>
          <wp:inline distT="0" distB="0" distL="0" distR="0" wp14:anchorId="6954AF4F" wp14:editId="70D6670D">
            <wp:extent cx="5971540" cy="2952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1540" cy="295275"/>
                    </a:xfrm>
                    <a:prstGeom prst="rect">
                      <a:avLst/>
                    </a:prstGeom>
                  </pic:spPr>
                </pic:pic>
              </a:graphicData>
            </a:graphic>
          </wp:inline>
        </w:drawing>
      </w:r>
    </w:p>
    <w:p w14:paraId="0FFDDE4E" w14:textId="1AC85F50" w:rsidR="0088137C" w:rsidRPr="00F526E4" w:rsidRDefault="0088137C" w:rsidP="0088137C">
      <w:pPr>
        <w:pStyle w:val="afd"/>
        <w:jc w:val="center"/>
        <w:rPr>
          <w:i/>
        </w:rPr>
      </w:pPr>
      <w:r w:rsidRPr="00F526E4">
        <w:rPr>
          <w:i/>
        </w:rPr>
        <w:t xml:space="preserve">Fig. </w:t>
      </w:r>
      <w:ins w:id="64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64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642" w:author="Xing Li" w:date="2014-10-06T22:06:00Z">
        <w:r w:rsidR="00937986">
          <w:rPr>
            <w:i/>
            <w:noProof/>
          </w:rPr>
          <w:t>9</w:t>
        </w:r>
      </w:ins>
      <w:ins w:id="643" w:author="Xing Li" w:date="2014-10-06T21:35:00Z">
        <w:r w:rsidR="009268AC">
          <w:rPr>
            <w:i/>
          </w:rPr>
          <w:fldChar w:fldCharType="end"/>
        </w:r>
      </w:ins>
      <w:del w:id="644"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10</w:delText>
        </w:r>
        <w:r w:rsidDel="00160367">
          <w:rPr>
            <w:i/>
          </w:rPr>
          <w:fldChar w:fldCharType="end"/>
        </w:r>
      </w:del>
      <w:r w:rsidRPr="00F526E4">
        <w:rPr>
          <w:i/>
        </w:rPr>
        <w:t xml:space="preserve"> </w:t>
      </w:r>
      <w:r w:rsidRPr="00CE1487">
        <w:rPr>
          <w:rStyle w:val="af7"/>
        </w:rPr>
        <w:t>Feature track with one complete feature</w:t>
      </w:r>
    </w:p>
    <w:p w14:paraId="19460F95" w14:textId="3C2BF558" w:rsidR="0088137C" w:rsidRDefault="00B71194" w:rsidP="0088137C">
      <w:r>
        <w:t xml:space="preserve">The feature </w:t>
      </w:r>
      <w:r w:rsidR="0088137C" w:rsidRPr="00580DA8">
        <w:t xml:space="preserve">is represented as a filled block of colour. </w:t>
      </w:r>
      <w:r w:rsidR="0088137C">
        <w:t>There are three kinds of height in a feature. The most obslate region stands for the transcribed region, the fattest region stands for exons region within this feature, while the height between transcription and exon is coding region.</w:t>
      </w:r>
    </w:p>
    <w:p w14:paraId="2FD09847" w14:textId="77777777" w:rsidR="0088137C" w:rsidRDefault="0088137C" w:rsidP="0088137C">
      <w:r w:rsidRPr="00580DA8">
        <w:t>If you put your mouse over a feature it will</w:t>
      </w:r>
      <w:r>
        <w:t xml:space="preserve"> display the feature name below the track</w:t>
      </w:r>
      <w:r w:rsidRPr="00580DA8">
        <w:t xml:space="preserve">. If you want to see more details about the feature you can </w:t>
      </w:r>
      <w:r>
        <w:t>double-left-</w:t>
      </w:r>
      <w:r w:rsidRPr="00580DA8">
        <w:t xml:space="preserve">click on it and a feature </w:t>
      </w:r>
      <w:r>
        <w:t xml:space="preserve">information </w:t>
      </w:r>
      <w:r w:rsidRPr="00580DA8">
        <w:t>window will open up.</w:t>
      </w:r>
    </w:p>
    <w:p w14:paraId="706EAAC4" w14:textId="77777777" w:rsidR="0088137C" w:rsidRDefault="0088137C" w:rsidP="0088137C">
      <w:pPr>
        <w:keepNext/>
        <w:ind w:firstLine="0"/>
        <w:jc w:val="center"/>
      </w:pPr>
      <w:r>
        <w:rPr>
          <w:noProof/>
        </w:rPr>
        <w:drawing>
          <wp:inline distT="0" distB="0" distL="0" distR="0" wp14:anchorId="6C3C5980" wp14:editId="62428666">
            <wp:extent cx="5238750" cy="2857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38750" cy="2857500"/>
                    </a:xfrm>
                    <a:prstGeom prst="rect">
                      <a:avLst/>
                    </a:prstGeom>
                  </pic:spPr>
                </pic:pic>
              </a:graphicData>
            </a:graphic>
          </wp:inline>
        </w:drawing>
      </w:r>
    </w:p>
    <w:p w14:paraId="609A0C46" w14:textId="4F260159" w:rsidR="0088137C" w:rsidRPr="00F526E4" w:rsidRDefault="0088137C" w:rsidP="0088137C">
      <w:pPr>
        <w:pStyle w:val="afd"/>
        <w:jc w:val="center"/>
        <w:rPr>
          <w:i/>
        </w:rPr>
      </w:pPr>
      <w:r w:rsidRPr="00F526E4">
        <w:rPr>
          <w:i/>
        </w:rPr>
        <w:t xml:space="preserve">Fig. </w:t>
      </w:r>
      <w:ins w:id="645"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646"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647" w:author="Xing Li" w:date="2014-10-06T22:06:00Z">
        <w:r w:rsidR="00937986">
          <w:rPr>
            <w:i/>
            <w:noProof/>
          </w:rPr>
          <w:t>10</w:t>
        </w:r>
      </w:ins>
      <w:ins w:id="648" w:author="Xing Li" w:date="2014-10-06T21:35:00Z">
        <w:r w:rsidR="009268AC">
          <w:rPr>
            <w:i/>
          </w:rPr>
          <w:fldChar w:fldCharType="end"/>
        </w:r>
      </w:ins>
      <w:del w:id="649"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11</w:delText>
        </w:r>
        <w:r w:rsidDel="00160367">
          <w:rPr>
            <w:i/>
          </w:rPr>
          <w:fldChar w:fldCharType="end"/>
        </w:r>
      </w:del>
      <w:r w:rsidRPr="00CE1487">
        <w:rPr>
          <w:rStyle w:val="af7"/>
        </w:rPr>
        <w:t xml:space="preserve"> </w:t>
      </w:r>
      <w:r w:rsidR="00B71194">
        <w:rPr>
          <w:rStyle w:val="af7"/>
        </w:rPr>
        <w:t>A p</w:t>
      </w:r>
      <w:r w:rsidRPr="00CE1487">
        <w:rPr>
          <w:rStyle w:val="af7"/>
        </w:rPr>
        <w:t>opup dialog when clicking on the feature</w:t>
      </w:r>
    </w:p>
    <w:p w14:paraId="10D5C900" w14:textId="77777777" w:rsidR="0088137C" w:rsidRDefault="0088137C" w:rsidP="0088137C">
      <w:r>
        <w:rPr>
          <w:rFonts w:hint="eastAsia"/>
        </w:rPr>
        <w:t>In</w:t>
      </w:r>
      <w:r>
        <w:t xml:space="preserve"> this popup window, you can double-click on the location to have an overview of this feature.</w:t>
      </w:r>
    </w:p>
    <w:p w14:paraId="748CCA3B" w14:textId="77777777" w:rsidR="0088137C" w:rsidRDefault="0088137C" w:rsidP="0088137C">
      <w:pPr>
        <w:pStyle w:val="3"/>
        <w:ind w:left="442" w:hanging="442"/>
      </w:pPr>
      <w:r>
        <w:rPr>
          <w:rFonts w:hint="eastAsia"/>
        </w:rPr>
        <w:t>Sequence Track</w:t>
      </w:r>
    </w:p>
    <w:p w14:paraId="58373357" w14:textId="4DB28A95" w:rsidR="0088137C" w:rsidRDefault="0088137C" w:rsidP="0088137C">
      <w:r>
        <w:rPr>
          <w:rFonts w:hint="eastAsia"/>
        </w:rPr>
        <w:t xml:space="preserve">The </w:t>
      </w:r>
      <w:r>
        <w:t>sequence</w:t>
      </w:r>
      <w:r>
        <w:rPr>
          <w:rFonts w:hint="eastAsia"/>
        </w:rPr>
        <w:t xml:space="preserve"> </w:t>
      </w:r>
      <w:r>
        <w:t xml:space="preserve">track shows bases of reference genome generated from </w:t>
      </w:r>
      <w:r w:rsidR="00B71194">
        <w:t xml:space="preserve">a </w:t>
      </w:r>
      <w:r w:rsidRPr="00F526E4">
        <w:rPr>
          <w:i/>
        </w:rPr>
        <w:t>.fasta</w:t>
      </w:r>
      <w:r>
        <w:t xml:space="preserve"> file(illustrated below), see </w:t>
      </w:r>
      <w:ins w:id="650" w:author="Xing Li" w:date="2014-10-06T21:45:00Z">
        <w:r w:rsidR="00905B9B">
          <w:fldChar w:fldCharType="begin"/>
        </w:r>
        <w:r w:rsidR="00905B9B">
          <w:instrText xml:space="preserve"> REF _Ref399664738 \h </w:instrText>
        </w:r>
      </w:ins>
      <w:r w:rsidR="00905B9B">
        <w:fldChar w:fldCharType="separate"/>
      </w:r>
      <w:ins w:id="651" w:author="Xing Li" w:date="2014-10-06T22:06:00Z">
        <w:r w:rsidR="00937986" w:rsidRPr="00BF50EC">
          <w:rPr>
            <w:rFonts w:hint="eastAsia"/>
            <w:i/>
          </w:rPr>
          <w:t>Real Base Status</w:t>
        </w:r>
      </w:ins>
      <w:ins w:id="652" w:author="Xing Li" w:date="2014-10-06T21:45:00Z">
        <w:r w:rsidR="00905B9B">
          <w:fldChar w:fldCharType="end"/>
        </w:r>
      </w:ins>
      <w:del w:id="653" w:author="Xing Li" w:date="2014-10-06T21:45:00Z">
        <w:r w:rsidDel="00905B9B">
          <w:fldChar w:fldCharType="begin"/>
        </w:r>
        <w:r w:rsidDel="00905B9B">
          <w:delInstrText xml:space="preserve"> REF _Ref399664738 \r \h </w:delInstrText>
        </w:r>
        <w:r w:rsidDel="00905B9B">
          <w:fldChar w:fldCharType="separate"/>
        </w:r>
        <w:r w:rsidR="009268AC" w:rsidDel="00905B9B">
          <w:delText>3.5.3.2</w:delText>
        </w:r>
        <w:r w:rsidDel="00905B9B">
          <w:fldChar w:fldCharType="end"/>
        </w:r>
      </w:del>
      <w:r>
        <w:t xml:space="preserve"> </w:t>
      </w:r>
      <w:ins w:id="654" w:author="Xing Li" w:date="2014-10-06T21:45:00Z">
        <w:r w:rsidR="00905B9B">
          <w:t xml:space="preserve">section </w:t>
        </w:r>
      </w:ins>
      <w:r>
        <w:t>for more details.</w:t>
      </w:r>
    </w:p>
    <w:p w14:paraId="58B97ED3" w14:textId="77777777" w:rsidR="0088137C" w:rsidRDefault="0088137C" w:rsidP="0088137C">
      <w:pPr>
        <w:keepNext/>
        <w:ind w:firstLine="0"/>
        <w:jc w:val="center"/>
      </w:pPr>
      <w:r>
        <w:rPr>
          <w:noProof/>
        </w:rPr>
        <w:drawing>
          <wp:inline distT="0" distB="0" distL="0" distR="0" wp14:anchorId="2D2ADD7C" wp14:editId="607F9D23">
            <wp:extent cx="5971540" cy="111760"/>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1540" cy="111760"/>
                    </a:xfrm>
                    <a:prstGeom prst="rect">
                      <a:avLst/>
                    </a:prstGeom>
                  </pic:spPr>
                </pic:pic>
              </a:graphicData>
            </a:graphic>
          </wp:inline>
        </w:drawing>
      </w:r>
    </w:p>
    <w:p w14:paraId="5F4345E8" w14:textId="473CBF55" w:rsidR="0088137C" w:rsidRPr="00F526E4" w:rsidRDefault="0088137C" w:rsidP="0088137C">
      <w:pPr>
        <w:pStyle w:val="afd"/>
        <w:jc w:val="center"/>
        <w:rPr>
          <w:i/>
        </w:rPr>
      </w:pPr>
      <w:r w:rsidRPr="00F526E4">
        <w:rPr>
          <w:i/>
        </w:rPr>
        <w:t xml:space="preserve">Fig. </w:t>
      </w:r>
      <w:ins w:id="655"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656"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657" w:author="Xing Li" w:date="2014-10-06T22:06:00Z">
        <w:r w:rsidR="00937986">
          <w:rPr>
            <w:i/>
            <w:noProof/>
          </w:rPr>
          <w:t>11</w:t>
        </w:r>
      </w:ins>
      <w:ins w:id="658" w:author="Xing Li" w:date="2014-10-06T21:35:00Z">
        <w:r w:rsidR="009268AC">
          <w:rPr>
            <w:i/>
          </w:rPr>
          <w:fldChar w:fldCharType="end"/>
        </w:r>
      </w:ins>
      <w:del w:id="659"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12</w:delText>
        </w:r>
        <w:r w:rsidDel="00160367">
          <w:rPr>
            <w:i/>
          </w:rPr>
          <w:fldChar w:fldCharType="end"/>
        </w:r>
      </w:del>
      <w:r w:rsidRPr="00F526E4">
        <w:rPr>
          <w:i/>
        </w:rPr>
        <w:t xml:space="preserve"> Bases information of reference genome</w:t>
      </w:r>
    </w:p>
    <w:p w14:paraId="32DDCCA5" w14:textId="77777777" w:rsidR="0088137C" w:rsidRDefault="0088137C" w:rsidP="0088137C">
      <w:pPr>
        <w:pStyle w:val="3"/>
        <w:ind w:left="442" w:hanging="442"/>
      </w:pPr>
      <w:bookmarkStart w:id="660" w:name="_Ref399664786"/>
      <w:r>
        <w:rPr>
          <w:rFonts w:hint="eastAsia"/>
        </w:rPr>
        <w:t>Data Track</w:t>
      </w:r>
      <w:bookmarkEnd w:id="660"/>
    </w:p>
    <w:p w14:paraId="020096FC" w14:textId="77777777" w:rsidR="0088137C" w:rsidRDefault="0088137C" w:rsidP="0088137C">
      <w:r>
        <w:rPr>
          <w:rFonts w:hint="eastAsia"/>
        </w:rPr>
        <w:t xml:space="preserve">Data tracks can show </w:t>
      </w:r>
      <w:r>
        <w:t>three</w:t>
      </w:r>
      <w:r>
        <w:rPr>
          <w:rFonts w:hint="eastAsia"/>
        </w:rPr>
        <w:t xml:space="preserve"> kinds of information.</w:t>
      </w:r>
    </w:p>
    <w:p w14:paraId="6BACE822" w14:textId="77777777" w:rsidR="0088137C" w:rsidRPr="00C02691" w:rsidRDefault="0088137C" w:rsidP="0088137C">
      <w:pPr>
        <w:pStyle w:val="ab"/>
        <w:numPr>
          <w:ilvl w:val="0"/>
          <w:numId w:val="2"/>
        </w:numPr>
        <w:ind w:left="810" w:hanging="270"/>
      </w:pPr>
      <w:r w:rsidRPr="00C02691">
        <w:rPr>
          <w:rFonts w:asciiTheme="majorHAnsi" w:hAnsiTheme="majorHAnsi" w:cs="Times New Roman"/>
          <w:kern w:val="2"/>
        </w:rPr>
        <w:t>The position of the individual mapped reads</w:t>
      </w:r>
      <w:r>
        <w:rPr>
          <w:rFonts w:asciiTheme="majorHAnsi" w:hAnsiTheme="majorHAnsi" w:cs="Times New Roman"/>
          <w:kern w:val="2"/>
        </w:rPr>
        <w:t xml:space="preserve"> with block status</w:t>
      </w:r>
    </w:p>
    <w:p w14:paraId="63524F19" w14:textId="77777777" w:rsidR="0088137C" w:rsidRDefault="0088137C" w:rsidP="0088137C">
      <w:pPr>
        <w:pStyle w:val="ab"/>
        <w:numPr>
          <w:ilvl w:val="0"/>
          <w:numId w:val="2"/>
        </w:numPr>
        <w:ind w:left="810" w:hanging="270"/>
      </w:pPr>
      <w:r>
        <w:rPr>
          <w:rFonts w:asciiTheme="majorHAnsi" w:hAnsiTheme="majorHAnsi" w:cs="Times New Roman"/>
          <w:kern w:val="2"/>
        </w:rPr>
        <w:t>The position of the individual mapped reads with real base information</w:t>
      </w:r>
    </w:p>
    <w:p w14:paraId="67B14E77" w14:textId="06B33EEE" w:rsidR="0088137C" w:rsidRPr="00C02691" w:rsidRDefault="0088137C" w:rsidP="0088137C">
      <w:pPr>
        <w:pStyle w:val="ab"/>
        <w:numPr>
          <w:ilvl w:val="0"/>
          <w:numId w:val="2"/>
        </w:numPr>
        <w:ind w:left="810" w:hanging="270"/>
      </w:pPr>
      <w:r w:rsidRPr="00C02691">
        <w:rPr>
          <w:rFonts w:asciiTheme="majorHAnsi" w:hAnsiTheme="majorHAnsi" w:cs="Times New Roman"/>
          <w:kern w:val="2"/>
        </w:rPr>
        <w:t xml:space="preserve">The position of </w:t>
      </w:r>
      <w:r w:rsidR="00B71194">
        <w:rPr>
          <w:rFonts w:asciiTheme="majorHAnsi" w:hAnsiTheme="majorHAnsi" w:cs="Times New Roman"/>
          <w:kern w:val="2"/>
        </w:rPr>
        <w:t xml:space="preserve">RNA </w:t>
      </w:r>
      <w:r w:rsidRPr="00C02691">
        <w:rPr>
          <w:rFonts w:asciiTheme="majorHAnsi" w:hAnsiTheme="majorHAnsi" w:cs="Times New Roman"/>
          <w:kern w:val="2"/>
        </w:rPr>
        <w:t>editing sites associated with mapped reads</w:t>
      </w:r>
    </w:p>
    <w:p w14:paraId="181C2A03" w14:textId="77777777" w:rsidR="0088137C" w:rsidRDefault="0088137C" w:rsidP="0088137C">
      <w:r>
        <w:rPr>
          <w:rFonts w:hint="eastAsia"/>
        </w:rPr>
        <w:t>It depends on the whole view</w:t>
      </w:r>
      <w:r>
        <w:t xml:space="preserve"> length</w:t>
      </w:r>
      <w:r>
        <w:rPr>
          <w:rFonts w:hint="eastAsia"/>
        </w:rPr>
        <w:t xml:space="preserve"> of screen </w:t>
      </w:r>
      <w:r>
        <w:t>whether it displays with blocks or real base information. If the length is longer than the screen pixel, then the mapped reads are displayed with blocks. If the length is shorter, then there is enough space to place the base name, so the mapped reads are displayed in its real base name.</w:t>
      </w:r>
    </w:p>
    <w:p w14:paraId="0B847575" w14:textId="77777777" w:rsidR="0088137C" w:rsidRPr="00ED24B4" w:rsidRDefault="0088137C" w:rsidP="0088137C">
      <w:pPr>
        <w:pStyle w:val="4"/>
        <w:tabs>
          <w:tab w:val="left" w:pos="810"/>
          <w:tab w:val="left" w:pos="990"/>
        </w:tabs>
        <w:spacing w:before="0"/>
        <w:ind w:left="0"/>
        <w:rPr>
          <w:i w:val="0"/>
        </w:rPr>
      </w:pPr>
      <w:commentRangeStart w:id="661"/>
      <w:r w:rsidRPr="00ED24B4">
        <w:rPr>
          <w:rFonts w:hint="eastAsia"/>
          <w:i w:val="0"/>
        </w:rPr>
        <w:t>Blocks</w:t>
      </w:r>
      <w:r w:rsidRPr="00ED24B4">
        <w:rPr>
          <w:i w:val="0"/>
        </w:rPr>
        <w:t xml:space="preserve"> Status</w:t>
      </w:r>
      <w:commentRangeEnd w:id="661"/>
      <w:r>
        <w:rPr>
          <w:rStyle w:val="af9"/>
          <w:rFonts w:eastAsiaTheme="minorEastAsia" w:cs="Times New Roman"/>
          <w:b w:val="0"/>
          <w:bCs w:val="0"/>
          <w:i w:val="0"/>
          <w:iCs w:val="0"/>
        </w:rPr>
        <w:commentReference w:id="661"/>
      </w:r>
    </w:p>
    <w:p w14:paraId="56A3EA68" w14:textId="3C03B602" w:rsidR="00B71194" w:rsidRDefault="00B71194" w:rsidP="00B71194">
      <w:r>
        <w:rPr>
          <w:rFonts w:hint="eastAsia"/>
        </w:rPr>
        <w:t>RED</w:t>
      </w:r>
      <w:r>
        <w:t xml:space="preserve"> shows sequence </w:t>
      </w:r>
      <w:r>
        <w:rPr>
          <w:rFonts w:hint="eastAsia"/>
        </w:rPr>
        <w:t xml:space="preserve">reads as </w:t>
      </w:r>
      <w:r>
        <w:t>gray</w:t>
      </w:r>
      <w:r>
        <w:rPr>
          <w:rFonts w:hint="eastAsia"/>
        </w:rPr>
        <w:t xml:space="preserve"> blocks </w:t>
      </w:r>
      <w:r>
        <w:t xml:space="preserve">with the reads were mapped/aligned with the reference genome. </w:t>
      </w:r>
      <w:ins w:id="662" w:author="Xing Li" w:date="2014-10-06T21:48:00Z">
        <w:r w:rsidR="00905B9B">
          <w:fldChar w:fldCharType="begin"/>
        </w:r>
        <w:r w:rsidR="00905B9B">
          <w:instrText xml:space="preserve"> REF _Ref400395443 \h </w:instrText>
        </w:r>
      </w:ins>
      <w:r w:rsidR="00905B9B">
        <w:fldChar w:fldCharType="separate"/>
      </w:r>
      <w:ins w:id="663" w:author="Xing Li" w:date="2014-10-06T22:06:00Z">
        <w:r w:rsidR="00937986" w:rsidRPr="00F526E4">
          <w:rPr>
            <w:i/>
          </w:rPr>
          <w:t xml:space="preserve">Fig. </w:t>
        </w:r>
        <w:r w:rsidR="00937986">
          <w:rPr>
            <w:i/>
            <w:noProof/>
          </w:rPr>
          <w:t>0</w:t>
        </w:r>
        <w:r w:rsidR="00937986">
          <w:rPr>
            <w:i/>
          </w:rPr>
          <w:t>.</w:t>
        </w:r>
        <w:r w:rsidR="00937986">
          <w:rPr>
            <w:i/>
            <w:noProof/>
          </w:rPr>
          <w:t>8</w:t>
        </w:r>
      </w:ins>
      <w:ins w:id="664" w:author="Xing Li" w:date="2014-10-06T21:48:00Z">
        <w:r w:rsidR="00905B9B">
          <w:fldChar w:fldCharType="end"/>
        </w:r>
        <w:r w:rsidR="00905B9B">
          <w:t xml:space="preserve"> and the following figure </w:t>
        </w:r>
      </w:ins>
      <w:del w:id="665" w:author="Xing Li" w:date="2014-10-06T21:47:00Z">
        <w:r w:rsidDel="00905B9B">
          <w:delText xml:space="preserve">The following two figures </w:delText>
        </w:r>
      </w:del>
      <w:r>
        <w:t xml:space="preserve">show read as blocks status. The former view length is </w:t>
      </w:r>
      <w:ins w:id="666" w:author="Xing Li" w:date="2014-10-06T21:49:00Z">
        <w:r w:rsidR="00905B9B">
          <w:t>9</w:t>
        </w:r>
      </w:ins>
      <w:del w:id="667" w:author="Xing Li" w:date="2014-10-06T21:49:00Z">
        <w:r w:rsidDel="00905B9B">
          <w:delText>1</w:delText>
        </w:r>
      </w:del>
      <w:r>
        <w:t>.</w:t>
      </w:r>
      <w:ins w:id="668" w:author="Xing Li" w:date="2014-10-06T21:49:00Z">
        <w:r w:rsidR="00905B9B">
          <w:t>77</w:t>
        </w:r>
      </w:ins>
      <w:del w:id="669" w:author="Xing Li" w:date="2014-10-06T21:49:00Z">
        <w:r w:rsidDel="00905B9B">
          <w:delText>39</w:delText>
        </w:r>
      </w:del>
      <w:r>
        <w:t xml:space="preserve"> MB while the latter is 2.</w:t>
      </w:r>
      <w:ins w:id="670" w:author="Xing Li" w:date="2014-10-06T21:49:00Z">
        <w:r w:rsidR="00905B9B">
          <w:t>54</w:t>
        </w:r>
      </w:ins>
      <w:del w:id="671" w:author="Xing Li" w:date="2014-10-06T21:49:00Z">
        <w:r w:rsidDel="00905B9B">
          <w:delText>71</w:delText>
        </w:r>
      </w:del>
      <w:r w:rsidRPr="00386E75">
        <w:t>KB</w:t>
      </w:r>
      <w:r>
        <w:rPr>
          <w:i/>
        </w:rPr>
        <w:t xml:space="preserve"> </w:t>
      </w:r>
      <w:r>
        <w:t>(1</w:t>
      </w:r>
      <w:r w:rsidRPr="00386E75">
        <w:t>MB</w:t>
      </w:r>
      <w:r>
        <w:t xml:space="preserve"> = 1000 </w:t>
      </w:r>
      <w:r w:rsidRPr="00386E75">
        <w:t>KB</w:t>
      </w:r>
      <w:r>
        <w:t xml:space="preserve"> = </w:t>
      </w:r>
      <w:r w:rsidRPr="00CE1487">
        <w:t>1000000</w:t>
      </w:r>
      <w:r>
        <w:t xml:space="preserve"> </w:t>
      </w:r>
      <w:r w:rsidRPr="00386E75">
        <w:t>bp</w:t>
      </w:r>
      <w:r>
        <w:t>).</w:t>
      </w:r>
    </w:p>
    <w:p w14:paraId="127BD8EB" w14:textId="6651606E" w:rsidR="0088137C" w:rsidDel="00905B9B" w:rsidRDefault="00905B9B" w:rsidP="0088137C">
      <w:pPr>
        <w:keepNext/>
        <w:ind w:firstLine="0"/>
        <w:jc w:val="center"/>
        <w:rPr>
          <w:del w:id="672" w:author="Xing Li" w:date="2014-10-06T21:47:00Z"/>
        </w:rPr>
      </w:pPr>
      <w:ins w:id="673" w:author="Xing Li" w:date="2014-10-06T21:49:00Z">
        <w:r>
          <w:rPr>
            <w:noProof/>
          </w:rPr>
          <w:drawing>
            <wp:inline distT="0" distB="0" distL="0" distR="0" wp14:anchorId="5AED37D2" wp14:editId="57B96D06">
              <wp:extent cx="5971540" cy="1649095"/>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1540" cy="1649095"/>
                      </a:xfrm>
                      <a:prstGeom prst="rect">
                        <a:avLst/>
                      </a:prstGeom>
                    </pic:spPr>
                  </pic:pic>
                </a:graphicData>
              </a:graphic>
            </wp:inline>
          </w:drawing>
        </w:r>
      </w:ins>
      <w:del w:id="674" w:author="Xing Li" w:date="2014-10-06T21:46:00Z">
        <w:r w:rsidR="0088137C" w:rsidDel="00905B9B">
          <w:rPr>
            <w:noProof/>
          </w:rPr>
          <w:drawing>
            <wp:inline distT="0" distB="0" distL="0" distR="0" wp14:anchorId="1ABC1F4F" wp14:editId="79E24A4B">
              <wp:extent cx="5971540" cy="2207895"/>
              <wp:effectExtent l="0" t="0" r="0"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1540" cy="2207895"/>
                      </a:xfrm>
                      <a:prstGeom prst="rect">
                        <a:avLst/>
                      </a:prstGeom>
                    </pic:spPr>
                  </pic:pic>
                </a:graphicData>
              </a:graphic>
            </wp:inline>
          </w:drawing>
        </w:r>
      </w:del>
    </w:p>
    <w:p w14:paraId="343D7162" w14:textId="55795245" w:rsidR="0088137C" w:rsidRPr="00F526E4" w:rsidDel="00905B9B" w:rsidRDefault="0088137C" w:rsidP="0088137C">
      <w:pPr>
        <w:pStyle w:val="afd"/>
        <w:jc w:val="center"/>
        <w:rPr>
          <w:del w:id="675" w:author="Xing Li" w:date="2014-10-06T21:47:00Z"/>
          <w:i/>
        </w:rPr>
      </w:pPr>
      <w:del w:id="676" w:author="Xing Li" w:date="2014-10-06T21:47:00Z">
        <w:r w:rsidRPr="00F526E4" w:rsidDel="00905B9B">
          <w:rPr>
            <w:i/>
          </w:rPr>
          <w:delText xml:space="preserve">Fig. </w:delText>
        </w:r>
      </w:del>
      <w:del w:id="677"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13</w:delText>
        </w:r>
        <w:r w:rsidDel="00160367">
          <w:rPr>
            <w:i/>
          </w:rPr>
          <w:fldChar w:fldCharType="end"/>
        </w:r>
      </w:del>
      <w:del w:id="678" w:author="Xing Li" w:date="2014-10-06T21:47:00Z">
        <w:r w:rsidRPr="00F526E4" w:rsidDel="00905B9B">
          <w:rPr>
            <w:i/>
          </w:rPr>
          <w:delText xml:space="preserve"> Block status in large areas</w:delText>
        </w:r>
      </w:del>
    </w:p>
    <w:p w14:paraId="3433976A" w14:textId="756A32CE" w:rsidR="0088137C" w:rsidRDefault="0088137C" w:rsidP="0088137C">
      <w:pPr>
        <w:keepNext/>
        <w:ind w:firstLine="0"/>
        <w:jc w:val="center"/>
      </w:pPr>
      <w:del w:id="679" w:author="Xing Li" w:date="2014-10-06T21:49:00Z">
        <w:r w:rsidDel="00905B9B">
          <w:rPr>
            <w:noProof/>
          </w:rPr>
          <w:drawing>
            <wp:inline distT="0" distB="0" distL="0" distR="0" wp14:anchorId="1B0252A6" wp14:editId="43296D4A">
              <wp:extent cx="5971540" cy="2225040"/>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1540" cy="2225040"/>
                      </a:xfrm>
                      <a:prstGeom prst="rect">
                        <a:avLst/>
                      </a:prstGeom>
                    </pic:spPr>
                  </pic:pic>
                </a:graphicData>
              </a:graphic>
            </wp:inline>
          </w:drawing>
        </w:r>
      </w:del>
    </w:p>
    <w:p w14:paraId="3A449D0B" w14:textId="2904A7CA" w:rsidR="0088137C" w:rsidRPr="00F526E4" w:rsidRDefault="0088137C" w:rsidP="0088137C">
      <w:pPr>
        <w:pStyle w:val="afd"/>
        <w:jc w:val="center"/>
        <w:rPr>
          <w:i/>
          <w:color w:val="FF0000"/>
        </w:rPr>
      </w:pPr>
      <w:r w:rsidRPr="00F526E4">
        <w:rPr>
          <w:i/>
        </w:rPr>
        <w:t xml:space="preserve">Fig. </w:t>
      </w:r>
      <w:ins w:id="68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68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682" w:author="Xing Li" w:date="2014-10-06T22:06:00Z">
        <w:r w:rsidR="00937986">
          <w:rPr>
            <w:i/>
            <w:noProof/>
          </w:rPr>
          <w:t>12</w:t>
        </w:r>
      </w:ins>
      <w:ins w:id="683" w:author="Xing Li" w:date="2014-10-06T21:35:00Z">
        <w:r w:rsidR="009268AC">
          <w:rPr>
            <w:i/>
          </w:rPr>
          <w:fldChar w:fldCharType="end"/>
        </w:r>
      </w:ins>
      <w:del w:id="684" w:author="Xing Li" w:date="2014-10-06T17:09:00Z">
        <w:r w:rsidDel="00160367">
          <w:rPr>
            <w:i/>
          </w:rPr>
          <w:fldChar w:fldCharType="begin"/>
        </w:r>
        <w:r w:rsidDel="00160367">
          <w:rPr>
            <w:i/>
          </w:rPr>
          <w:delInstrText xml:space="preserve"> STYLEREF 1 \s </w:delInstrText>
        </w:r>
        <w:r w:rsidDel="00160367">
          <w:rPr>
            <w:i/>
          </w:rPr>
          <w:fldChar w:fldCharType="separate"/>
        </w:r>
        <w:r w:rsidR="008B2B6F" w:rsidDel="00160367">
          <w:rPr>
            <w:i/>
            <w:noProof/>
          </w:rPr>
          <w:delText>3</w:delText>
        </w:r>
        <w:r w:rsidDel="00160367">
          <w:rPr>
            <w:i/>
          </w:rPr>
          <w:fldChar w:fldCharType="end"/>
        </w:r>
        <w:r w:rsidDel="00160367">
          <w:rPr>
            <w:i/>
          </w:rPr>
          <w:delText>.</w:delText>
        </w:r>
        <w:r w:rsidDel="00160367">
          <w:rPr>
            <w:i/>
          </w:rPr>
          <w:fldChar w:fldCharType="begin"/>
        </w:r>
        <w:r w:rsidDel="00160367">
          <w:rPr>
            <w:i/>
          </w:rPr>
          <w:delInstrText xml:space="preserve"> SEQ Fig. \* ARABIC \s 1 </w:delInstrText>
        </w:r>
        <w:r w:rsidDel="00160367">
          <w:rPr>
            <w:i/>
          </w:rPr>
          <w:fldChar w:fldCharType="separate"/>
        </w:r>
        <w:r w:rsidR="008B2B6F" w:rsidDel="00160367">
          <w:rPr>
            <w:i/>
            <w:noProof/>
          </w:rPr>
          <w:delText>14</w:delText>
        </w:r>
        <w:r w:rsidDel="00160367">
          <w:rPr>
            <w:i/>
          </w:rPr>
          <w:fldChar w:fldCharType="end"/>
        </w:r>
      </w:del>
      <w:r w:rsidRPr="00F526E4">
        <w:rPr>
          <w:i/>
        </w:rPr>
        <w:t xml:space="preserve"> Block status in small areas</w:t>
      </w:r>
    </w:p>
    <w:p w14:paraId="7549792C" w14:textId="77777777" w:rsidR="0088137C" w:rsidRPr="00380334" w:rsidRDefault="0088137C" w:rsidP="0088137C">
      <w:r w:rsidRPr="00380334">
        <w:t>If you put your mouse over a read it will be highlighted in yellow. The status bar at the bottom will show the details of the position and length of the read.</w:t>
      </w:r>
    </w:p>
    <w:p w14:paraId="1EBA8672" w14:textId="77777777" w:rsidR="0088137C" w:rsidRPr="00BF50EC" w:rsidRDefault="0088137C" w:rsidP="0088137C">
      <w:pPr>
        <w:pStyle w:val="4"/>
        <w:tabs>
          <w:tab w:val="left" w:pos="810"/>
          <w:tab w:val="left" w:pos="990"/>
        </w:tabs>
        <w:spacing w:before="0"/>
        <w:ind w:left="0"/>
        <w:rPr>
          <w:i w:val="0"/>
        </w:rPr>
      </w:pPr>
      <w:bookmarkStart w:id="685" w:name="_Ref399664738"/>
      <w:r w:rsidRPr="00BF50EC">
        <w:rPr>
          <w:rFonts w:hint="eastAsia"/>
          <w:i w:val="0"/>
        </w:rPr>
        <w:t>Real Base Status</w:t>
      </w:r>
      <w:bookmarkEnd w:id="685"/>
    </w:p>
    <w:p w14:paraId="74C487D2" w14:textId="77777777" w:rsidR="0088137C" w:rsidRDefault="0088137C" w:rsidP="0088137C">
      <w:r>
        <w:rPr>
          <w:rFonts w:hint="eastAsia"/>
        </w:rPr>
        <w:t>In the real</w:t>
      </w:r>
      <w:r>
        <w:t xml:space="preserve"> base status, the reference genome base and mapped read base will appear in the same time. In order to distinguish all bases, we show bases in different colours.</w:t>
      </w:r>
    </w:p>
    <w:p w14:paraId="329B7D46" w14:textId="52A8C554" w:rsidR="0088137C" w:rsidRDefault="0088137C" w:rsidP="0088137C">
      <w:pPr>
        <w:keepNext/>
        <w:ind w:firstLine="0"/>
        <w:jc w:val="center"/>
      </w:pPr>
      <w:del w:id="686" w:author="Xing Li" w:date="2014-10-06T21:50:00Z">
        <w:r w:rsidDel="00905B9B">
          <w:rPr>
            <w:noProof/>
          </w:rPr>
          <w:drawing>
            <wp:inline distT="0" distB="0" distL="0" distR="0" wp14:anchorId="2752988F" wp14:editId="13651D70">
              <wp:extent cx="5971540" cy="2220595"/>
              <wp:effectExtent l="0" t="0" r="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1540" cy="2220595"/>
                      </a:xfrm>
                      <a:prstGeom prst="rect">
                        <a:avLst/>
                      </a:prstGeom>
                    </pic:spPr>
                  </pic:pic>
                </a:graphicData>
              </a:graphic>
            </wp:inline>
          </w:drawing>
        </w:r>
      </w:del>
      <w:ins w:id="687" w:author="Xing Li" w:date="2014-10-06T21:50:00Z">
        <w:r w:rsidR="00905B9B">
          <w:rPr>
            <w:noProof/>
          </w:rPr>
          <w:drawing>
            <wp:inline distT="0" distB="0" distL="0" distR="0" wp14:anchorId="692611A4" wp14:editId="5202DB6D">
              <wp:extent cx="5971540" cy="16459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1540" cy="1645920"/>
                      </a:xfrm>
                      <a:prstGeom prst="rect">
                        <a:avLst/>
                      </a:prstGeom>
                    </pic:spPr>
                  </pic:pic>
                </a:graphicData>
              </a:graphic>
            </wp:inline>
          </w:drawing>
        </w:r>
      </w:ins>
    </w:p>
    <w:p w14:paraId="1221B52F" w14:textId="7FE8FE65" w:rsidR="0088137C" w:rsidRPr="00B71194" w:rsidRDefault="0088137C" w:rsidP="0088137C">
      <w:pPr>
        <w:pStyle w:val="afd"/>
        <w:jc w:val="center"/>
        <w:rPr>
          <w:i/>
          <w:color w:val="FF0000"/>
        </w:rPr>
      </w:pPr>
      <w:r w:rsidRPr="00B71194">
        <w:rPr>
          <w:i/>
        </w:rPr>
        <w:t xml:space="preserve">Fig. </w:t>
      </w:r>
      <w:ins w:id="688"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689"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690" w:author="Xing Li" w:date="2014-10-06T22:06:00Z">
        <w:r w:rsidR="00937986">
          <w:rPr>
            <w:i/>
            <w:noProof/>
          </w:rPr>
          <w:t>13</w:t>
        </w:r>
      </w:ins>
      <w:ins w:id="691" w:author="Xing Li" w:date="2014-10-06T21:35:00Z">
        <w:r w:rsidR="009268AC">
          <w:rPr>
            <w:i/>
          </w:rPr>
          <w:fldChar w:fldCharType="end"/>
        </w:r>
      </w:ins>
      <w:del w:id="692" w:author="Xing Li" w:date="2014-10-06T17:09:00Z">
        <w:r w:rsidRPr="00B71194" w:rsidDel="00160367">
          <w:rPr>
            <w:i/>
          </w:rPr>
          <w:fldChar w:fldCharType="begin"/>
        </w:r>
        <w:r w:rsidRPr="00B71194" w:rsidDel="00160367">
          <w:rPr>
            <w:i/>
          </w:rPr>
          <w:delInstrText xml:space="preserve"> STYLEREF 1 \s </w:delInstrText>
        </w:r>
        <w:r w:rsidRPr="00B71194" w:rsidDel="00160367">
          <w:rPr>
            <w:i/>
          </w:rPr>
          <w:fldChar w:fldCharType="separate"/>
        </w:r>
        <w:r w:rsidR="008B2B6F" w:rsidDel="00160367">
          <w:rPr>
            <w:i/>
            <w:noProof/>
          </w:rPr>
          <w:delText>3</w:delText>
        </w:r>
        <w:r w:rsidRPr="00B71194" w:rsidDel="00160367">
          <w:rPr>
            <w:i/>
          </w:rPr>
          <w:fldChar w:fldCharType="end"/>
        </w:r>
        <w:r w:rsidRPr="00B71194" w:rsidDel="00160367">
          <w:rPr>
            <w:i/>
          </w:rPr>
          <w:delText>.</w:delText>
        </w:r>
        <w:r w:rsidRPr="00B71194" w:rsidDel="00160367">
          <w:rPr>
            <w:i/>
          </w:rPr>
          <w:fldChar w:fldCharType="begin"/>
        </w:r>
        <w:r w:rsidRPr="00B71194" w:rsidDel="00160367">
          <w:rPr>
            <w:i/>
          </w:rPr>
          <w:delInstrText xml:space="preserve"> SEQ Fig. \* ARABIC \s 1 </w:delInstrText>
        </w:r>
        <w:r w:rsidRPr="00B71194" w:rsidDel="00160367">
          <w:rPr>
            <w:i/>
          </w:rPr>
          <w:fldChar w:fldCharType="separate"/>
        </w:r>
        <w:r w:rsidR="008B2B6F" w:rsidDel="00160367">
          <w:rPr>
            <w:i/>
            <w:noProof/>
          </w:rPr>
          <w:delText>15</w:delText>
        </w:r>
        <w:r w:rsidRPr="00B71194" w:rsidDel="00160367">
          <w:rPr>
            <w:i/>
          </w:rPr>
          <w:fldChar w:fldCharType="end"/>
        </w:r>
      </w:del>
      <w:r w:rsidR="00B71194" w:rsidRPr="00B71194">
        <w:rPr>
          <w:i/>
        </w:rPr>
        <w:t xml:space="preserve"> A given sequenced regions with bases shown in different colors</w:t>
      </w:r>
    </w:p>
    <w:p w14:paraId="090D3C3C" w14:textId="77777777" w:rsidR="0088137C" w:rsidRPr="00FF720E" w:rsidRDefault="0088137C" w:rsidP="0088137C">
      <w:pPr>
        <w:pStyle w:val="ab"/>
        <w:numPr>
          <w:ilvl w:val="0"/>
          <w:numId w:val="2"/>
        </w:numPr>
        <w:ind w:left="810" w:hanging="270"/>
      </w:pPr>
      <w:r w:rsidRPr="00FF720E">
        <w:rPr>
          <w:rFonts w:asciiTheme="majorHAnsi" w:hAnsiTheme="majorHAnsi" w:cs="Times New Roman"/>
          <w:kern w:val="2"/>
        </w:rPr>
        <w:t>Green = ‘A’</w:t>
      </w:r>
    </w:p>
    <w:p w14:paraId="5BCC86F0" w14:textId="77777777" w:rsidR="0088137C" w:rsidRPr="00FF720E" w:rsidRDefault="0088137C" w:rsidP="0088137C">
      <w:pPr>
        <w:pStyle w:val="ab"/>
        <w:numPr>
          <w:ilvl w:val="0"/>
          <w:numId w:val="2"/>
        </w:numPr>
        <w:ind w:left="810" w:hanging="270"/>
      </w:pPr>
      <w:r w:rsidRPr="00FF720E">
        <w:rPr>
          <w:rFonts w:asciiTheme="majorHAnsi" w:hAnsiTheme="majorHAnsi" w:cs="Times New Roman"/>
          <w:kern w:val="2"/>
        </w:rPr>
        <w:t>Black = ‘G’</w:t>
      </w:r>
    </w:p>
    <w:p w14:paraId="5061876B" w14:textId="77777777" w:rsidR="0088137C" w:rsidRPr="00FF720E" w:rsidRDefault="0088137C" w:rsidP="0088137C">
      <w:pPr>
        <w:pStyle w:val="ab"/>
        <w:numPr>
          <w:ilvl w:val="0"/>
          <w:numId w:val="2"/>
        </w:numPr>
        <w:ind w:left="810" w:hanging="270"/>
      </w:pPr>
      <w:r w:rsidRPr="00FF720E">
        <w:rPr>
          <w:rFonts w:asciiTheme="majorHAnsi" w:hAnsiTheme="majorHAnsi" w:cs="Times New Roman"/>
          <w:kern w:val="2"/>
        </w:rPr>
        <w:t>Blue = ‘C’</w:t>
      </w:r>
    </w:p>
    <w:p w14:paraId="4894F2BB" w14:textId="77777777" w:rsidR="0088137C" w:rsidRPr="00FF720E" w:rsidRDefault="0088137C" w:rsidP="0088137C">
      <w:pPr>
        <w:pStyle w:val="ab"/>
        <w:numPr>
          <w:ilvl w:val="0"/>
          <w:numId w:val="2"/>
        </w:numPr>
        <w:ind w:left="810" w:hanging="270"/>
      </w:pPr>
      <w:r w:rsidRPr="00FF720E">
        <w:rPr>
          <w:rFonts w:asciiTheme="majorHAnsi" w:hAnsiTheme="majorHAnsi" w:cs="Times New Roman"/>
          <w:kern w:val="2"/>
        </w:rPr>
        <w:t>Red = ‘T’</w:t>
      </w:r>
    </w:p>
    <w:p w14:paraId="1530C821" w14:textId="172B8C48" w:rsidR="0088137C" w:rsidDel="005F247E" w:rsidRDefault="0088137C" w:rsidP="0088137C">
      <w:pPr>
        <w:rPr>
          <w:del w:id="693" w:author="Xing Li" w:date="2014-10-06T21:52:00Z"/>
        </w:rPr>
      </w:pPr>
      <w:del w:id="694" w:author="Xing Li" w:date="2014-10-06T21:52:00Z">
        <w:r w:rsidDel="005F247E">
          <w:rPr>
            <w:rFonts w:hint="eastAsia"/>
          </w:rPr>
          <w:delText>The rectangle surrounded with a read refers to the strand</w:delText>
        </w:r>
        <w:r w:rsidDel="005F247E">
          <w:delText xml:space="preserve"> of this read, the colour of rectangle is the same as it is in block status. </w:delText>
        </w:r>
      </w:del>
    </w:p>
    <w:p w14:paraId="0B7A4573" w14:textId="77777777" w:rsidR="0088137C" w:rsidRDefault="0088137C" w:rsidP="0088137C">
      <w:r>
        <w:t>Thus, it is convenient to discover whether a position has editing base and other editing information. We will provide more editing information with the following RED version released.</w:t>
      </w:r>
    </w:p>
    <w:p w14:paraId="6CC70DBD" w14:textId="76832536" w:rsidR="0088137C" w:rsidRPr="00717EFA" w:rsidRDefault="00B71194" w:rsidP="0088137C">
      <w:pPr>
        <w:pStyle w:val="3"/>
        <w:tabs>
          <w:tab w:val="left" w:pos="630"/>
        </w:tabs>
        <w:spacing w:before="0" w:after="120"/>
        <w:ind w:left="442" w:hanging="442"/>
      </w:pPr>
      <w:r>
        <w:t xml:space="preserve">RNA </w:t>
      </w:r>
      <w:r w:rsidR="0088137C" w:rsidRPr="00717EFA">
        <w:rPr>
          <w:rFonts w:hint="eastAsia"/>
        </w:rPr>
        <w:t>Editing Sites Only</w:t>
      </w:r>
    </w:p>
    <w:p w14:paraId="6A8231B8" w14:textId="77777777" w:rsidR="00B71194" w:rsidRDefault="00B71194" w:rsidP="00B71194">
      <w:r>
        <w:rPr>
          <w:rFonts w:hint="eastAsia"/>
        </w:rPr>
        <w:t>We provide the</w:t>
      </w:r>
      <w:r>
        <w:t xml:space="preserve"> RNA</w:t>
      </w:r>
      <w:r>
        <w:rPr>
          <w:rFonts w:hint="eastAsia"/>
        </w:rPr>
        <w:t xml:space="preserve"> editing sites information when you choose</w:t>
      </w:r>
      <w:r>
        <w:t xml:space="preserve"> </w:t>
      </w:r>
      <w:r w:rsidRPr="00386E75">
        <w:rPr>
          <w:i/>
        </w:rPr>
        <w:t>Show only Probes</w:t>
      </w:r>
      <w:r>
        <w:t xml:space="preserve"> or </w:t>
      </w:r>
      <w:r w:rsidRPr="00386E75">
        <w:rPr>
          <w:i/>
        </w:rPr>
        <w:t>Show Reads and Probes</w:t>
      </w:r>
      <w:r>
        <w:t xml:space="preserve">. </w:t>
      </w:r>
      <w:commentRangeStart w:id="695"/>
      <w:commentRangeStart w:id="696"/>
      <w:commentRangeStart w:id="697"/>
      <w:r>
        <w:t>We highlight the position of a RNA editing site with different colours</w:t>
      </w:r>
      <w:commentRangeEnd w:id="695"/>
      <w:r>
        <w:rPr>
          <w:rStyle w:val="af9"/>
        </w:rPr>
        <w:commentReference w:id="695"/>
      </w:r>
      <w:commentRangeEnd w:id="696"/>
      <w:r>
        <w:rPr>
          <w:rStyle w:val="af9"/>
        </w:rPr>
        <w:commentReference w:id="696"/>
      </w:r>
      <w:commentRangeEnd w:id="697"/>
      <w:r w:rsidR="005F247E">
        <w:rPr>
          <w:rStyle w:val="af9"/>
        </w:rPr>
        <w:commentReference w:id="697"/>
      </w:r>
      <w:r>
        <w:t>.</w:t>
      </w:r>
    </w:p>
    <w:p w14:paraId="1FBA3FFB" w14:textId="77777777" w:rsidR="00B71194" w:rsidRPr="00FF720E" w:rsidRDefault="00B71194" w:rsidP="00B71194">
      <w:pPr>
        <w:pStyle w:val="ab"/>
        <w:numPr>
          <w:ilvl w:val="0"/>
          <w:numId w:val="2"/>
        </w:numPr>
        <w:ind w:left="810" w:hanging="270"/>
      </w:pPr>
      <w:r w:rsidRPr="00FF720E">
        <w:rPr>
          <w:rFonts w:asciiTheme="majorHAnsi" w:hAnsiTheme="majorHAnsi" w:cs="Times New Roman"/>
          <w:kern w:val="2"/>
        </w:rPr>
        <w:t xml:space="preserve">Green = </w:t>
      </w:r>
      <w:r>
        <w:rPr>
          <w:rFonts w:asciiTheme="majorHAnsi" w:hAnsiTheme="majorHAnsi" w:cs="Times New Roman"/>
          <w:kern w:val="2"/>
        </w:rPr>
        <w:t xml:space="preserve">‘G’ -&gt; </w:t>
      </w:r>
      <w:r w:rsidRPr="00FF720E">
        <w:rPr>
          <w:rFonts w:asciiTheme="majorHAnsi" w:hAnsiTheme="majorHAnsi" w:cs="Times New Roman"/>
          <w:kern w:val="2"/>
        </w:rPr>
        <w:t>‘A’</w:t>
      </w:r>
    </w:p>
    <w:p w14:paraId="47353562" w14:textId="77777777" w:rsidR="00B71194" w:rsidRPr="00FF720E" w:rsidRDefault="00B71194" w:rsidP="00B71194">
      <w:pPr>
        <w:pStyle w:val="ab"/>
        <w:numPr>
          <w:ilvl w:val="0"/>
          <w:numId w:val="2"/>
        </w:numPr>
        <w:ind w:left="810" w:hanging="270"/>
      </w:pPr>
      <w:r w:rsidRPr="00FF720E">
        <w:rPr>
          <w:rFonts w:asciiTheme="majorHAnsi" w:hAnsiTheme="majorHAnsi" w:cs="Times New Roman"/>
          <w:kern w:val="2"/>
        </w:rPr>
        <w:t xml:space="preserve">Black = </w:t>
      </w:r>
      <w:r>
        <w:rPr>
          <w:rFonts w:asciiTheme="majorHAnsi" w:hAnsiTheme="majorHAnsi" w:cs="Times New Roman"/>
          <w:kern w:val="2"/>
        </w:rPr>
        <w:t xml:space="preserve">‘A’ -&gt; </w:t>
      </w:r>
      <w:r w:rsidRPr="00FF720E">
        <w:rPr>
          <w:rFonts w:asciiTheme="majorHAnsi" w:hAnsiTheme="majorHAnsi" w:cs="Times New Roman"/>
          <w:kern w:val="2"/>
        </w:rPr>
        <w:t>‘G’</w:t>
      </w:r>
    </w:p>
    <w:p w14:paraId="5F4DC917" w14:textId="77777777" w:rsidR="00B71194" w:rsidRPr="00FF720E" w:rsidRDefault="00B71194" w:rsidP="00B71194">
      <w:pPr>
        <w:pStyle w:val="ab"/>
        <w:numPr>
          <w:ilvl w:val="0"/>
          <w:numId w:val="2"/>
        </w:numPr>
        <w:ind w:left="810" w:hanging="270"/>
      </w:pPr>
      <w:r w:rsidRPr="00FF720E">
        <w:rPr>
          <w:rFonts w:asciiTheme="majorHAnsi" w:hAnsiTheme="majorHAnsi" w:cs="Times New Roman"/>
          <w:kern w:val="2"/>
        </w:rPr>
        <w:t xml:space="preserve">Blue = </w:t>
      </w:r>
      <w:r>
        <w:rPr>
          <w:rFonts w:asciiTheme="majorHAnsi" w:hAnsiTheme="majorHAnsi" w:cs="Times New Roman"/>
          <w:kern w:val="2"/>
        </w:rPr>
        <w:t xml:space="preserve">‘A’ -&gt; </w:t>
      </w:r>
      <w:r w:rsidRPr="00FF720E">
        <w:rPr>
          <w:rFonts w:asciiTheme="majorHAnsi" w:hAnsiTheme="majorHAnsi" w:cs="Times New Roman"/>
          <w:kern w:val="2"/>
        </w:rPr>
        <w:t>‘C’</w:t>
      </w:r>
    </w:p>
    <w:p w14:paraId="4628650D" w14:textId="77777777" w:rsidR="00B71194" w:rsidRPr="00FF720E" w:rsidRDefault="00B71194" w:rsidP="00B71194">
      <w:pPr>
        <w:pStyle w:val="ab"/>
        <w:numPr>
          <w:ilvl w:val="0"/>
          <w:numId w:val="2"/>
        </w:numPr>
        <w:ind w:left="810" w:hanging="270"/>
      </w:pPr>
      <w:r w:rsidRPr="00FF720E">
        <w:rPr>
          <w:rFonts w:asciiTheme="majorHAnsi" w:hAnsiTheme="majorHAnsi" w:cs="Times New Roman"/>
          <w:kern w:val="2"/>
        </w:rPr>
        <w:t xml:space="preserve">Red = </w:t>
      </w:r>
      <w:r>
        <w:rPr>
          <w:rFonts w:asciiTheme="majorHAnsi" w:hAnsiTheme="majorHAnsi" w:cs="Times New Roman"/>
          <w:kern w:val="2"/>
        </w:rPr>
        <w:t xml:space="preserve">‘C’ -&gt; </w:t>
      </w:r>
      <w:r w:rsidRPr="00FF720E">
        <w:rPr>
          <w:rFonts w:asciiTheme="majorHAnsi" w:hAnsiTheme="majorHAnsi" w:cs="Times New Roman"/>
          <w:kern w:val="2"/>
        </w:rPr>
        <w:t>‘T’</w:t>
      </w:r>
    </w:p>
    <w:p w14:paraId="0114B49A" w14:textId="6D8E1FC0" w:rsidR="0088137C" w:rsidRDefault="0088137C" w:rsidP="0088137C">
      <w:pPr>
        <w:keepNext/>
        <w:ind w:firstLine="0"/>
        <w:jc w:val="center"/>
      </w:pPr>
      <w:del w:id="698" w:author="Xing Li" w:date="2014-10-06T21:54:00Z">
        <w:r w:rsidDel="005F247E">
          <w:rPr>
            <w:noProof/>
          </w:rPr>
          <w:drawing>
            <wp:inline distT="0" distB="0" distL="0" distR="0" wp14:anchorId="4DCD2A7B" wp14:editId="55A4A67D">
              <wp:extent cx="5971540" cy="221742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1540" cy="2217420"/>
                      </a:xfrm>
                      <a:prstGeom prst="rect">
                        <a:avLst/>
                      </a:prstGeom>
                    </pic:spPr>
                  </pic:pic>
                </a:graphicData>
              </a:graphic>
            </wp:inline>
          </w:drawing>
        </w:r>
      </w:del>
      <w:ins w:id="699" w:author="Xing Li" w:date="2014-10-06T21:55:00Z">
        <w:r w:rsidR="005F247E">
          <w:rPr>
            <w:noProof/>
          </w:rPr>
          <w:drawing>
            <wp:inline distT="0" distB="0" distL="0" distR="0" wp14:anchorId="5F6CA80E" wp14:editId="779A17C0">
              <wp:extent cx="5971540" cy="1649095"/>
              <wp:effectExtent l="0" t="0" r="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1540" cy="1649095"/>
                      </a:xfrm>
                      <a:prstGeom prst="rect">
                        <a:avLst/>
                      </a:prstGeom>
                    </pic:spPr>
                  </pic:pic>
                </a:graphicData>
              </a:graphic>
            </wp:inline>
          </w:drawing>
        </w:r>
      </w:ins>
    </w:p>
    <w:p w14:paraId="126129ED" w14:textId="3CD20DD8" w:rsidR="0088137C" w:rsidRPr="00F526E4" w:rsidRDefault="0088137C" w:rsidP="0088137C">
      <w:pPr>
        <w:pStyle w:val="afd"/>
        <w:jc w:val="center"/>
        <w:rPr>
          <w:i/>
        </w:rPr>
      </w:pPr>
      <w:r w:rsidRPr="00F526E4">
        <w:rPr>
          <w:i/>
        </w:rPr>
        <w:t xml:space="preserve">Fig. </w:t>
      </w:r>
      <w:ins w:id="70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70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702" w:author="Xing Li" w:date="2014-10-06T22:06:00Z">
        <w:r w:rsidR="00937986">
          <w:rPr>
            <w:i/>
            <w:noProof/>
          </w:rPr>
          <w:t>14</w:t>
        </w:r>
      </w:ins>
      <w:ins w:id="703" w:author="Xing Li" w:date="2014-10-06T21:35:00Z">
        <w:r w:rsidR="009268AC">
          <w:rPr>
            <w:i/>
          </w:rPr>
          <w:fldChar w:fldCharType="end"/>
        </w:r>
      </w:ins>
      <w:del w:id="704" w:author="Xing Li" w:date="2014-10-06T17:09:00Z">
        <w:r w:rsidRPr="00F526E4" w:rsidDel="00160367">
          <w:rPr>
            <w:i/>
          </w:rPr>
          <w:fldChar w:fldCharType="begin"/>
        </w:r>
        <w:r w:rsidRPr="00F526E4" w:rsidDel="00160367">
          <w:rPr>
            <w:i/>
          </w:rPr>
          <w:delInstrText xml:space="preserve"> STYLEREF 1 \s </w:delInstrText>
        </w:r>
        <w:r w:rsidRPr="00F526E4" w:rsidDel="00160367">
          <w:rPr>
            <w:i/>
          </w:rPr>
          <w:fldChar w:fldCharType="separate"/>
        </w:r>
        <w:r w:rsidR="008B2B6F" w:rsidDel="00160367">
          <w:rPr>
            <w:i/>
            <w:noProof/>
          </w:rPr>
          <w:delText>3</w:delText>
        </w:r>
        <w:r w:rsidRPr="00F526E4" w:rsidDel="00160367">
          <w:rPr>
            <w:i/>
          </w:rPr>
          <w:fldChar w:fldCharType="end"/>
        </w:r>
        <w:r w:rsidRPr="00F526E4" w:rsidDel="00160367">
          <w:rPr>
            <w:i/>
          </w:rPr>
          <w:delText>.</w:delText>
        </w:r>
        <w:r w:rsidRPr="00F526E4" w:rsidDel="00160367">
          <w:rPr>
            <w:i/>
          </w:rPr>
          <w:fldChar w:fldCharType="begin"/>
        </w:r>
        <w:r w:rsidRPr="00F526E4" w:rsidDel="00160367">
          <w:rPr>
            <w:i/>
          </w:rPr>
          <w:delInstrText xml:space="preserve"> SEQ Fig. \* ARABIC \s 1 </w:delInstrText>
        </w:r>
        <w:r w:rsidRPr="00F526E4" w:rsidDel="00160367">
          <w:rPr>
            <w:i/>
          </w:rPr>
          <w:fldChar w:fldCharType="separate"/>
        </w:r>
        <w:r w:rsidR="008B2B6F" w:rsidDel="00160367">
          <w:rPr>
            <w:i/>
            <w:noProof/>
          </w:rPr>
          <w:delText>16</w:delText>
        </w:r>
        <w:r w:rsidRPr="00F526E4" w:rsidDel="00160367">
          <w:rPr>
            <w:i/>
          </w:rPr>
          <w:fldChar w:fldCharType="end"/>
        </w:r>
      </w:del>
      <w:r w:rsidRPr="00F526E4">
        <w:rPr>
          <w:i/>
        </w:rPr>
        <w:t xml:space="preserve"> Show only Probes</w:t>
      </w:r>
    </w:p>
    <w:p w14:paraId="3492227F" w14:textId="49286DFD" w:rsidR="0088137C" w:rsidRDefault="0088137C" w:rsidP="0088137C">
      <w:pPr>
        <w:keepNext/>
        <w:ind w:firstLine="0"/>
        <w:jc w:val="center"/>
      </w:pPr>
      <w:del w:id="705" w:author="Xing Li" w:date="2014-10-06T21:54:00Z">
        <w:r w:rsidDel="005F247E">
          <w:rPr>
            <w:noProof/>
          </w:rPr>
          <w:drawing>
            <wp:inline distT="0" distB="0" distL="0" distR="0" wp14:anchorId="7C26C0CA" wp14:editId="11C85F2E">
              <wp:extent cx="5971540" cy="2228215"/>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1540" cy="2228215"/>
                      </a:xfrm>
                      <a:prstGeom prst="rect">
                        <a:avLst/>
                      </a:prstGeom>
                    </pic:spPr>
                  </pic:pic>
                </a:graphicData>
              </a:graphic>
            </wp:inline>
          </w:drawing>
        </w:r>
      </w:del>
      <w:ins w:id="706" w:author="Xing Li" w:date="2014-10-06T21:55:00Z">
        <w:r w:rsidR="005F247E">
          <w:rPr>
            <w:noProof/>
          </w:rPr>
          <w:drawing>
            <wp:inline distT="0" distB="0" distL="0" distR="0" wp14:anchorId="6B97810C" wp14:editId="5C050F4A">
              <wp:extent cx="5971540" cy="164274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1540" cy="1642745"/>
                      </a:xfrm>
                      <a:prstGeom prst="rect">
                        <a:avLst/>
                      </a:prstGeom>
                    </pic:spPr>
                  </pic:pic>
                </a:graphicData>
              </a:graphic>
            </wp:inline>
          </w:drawing>
        </w:r>
      </w:ins>
    </w:p>
    <w:p w14:paraId="6542265B" w14:textId="1420E808" w:rsidR="0088137C" w:rsidRPr="00F526E4" w:rsidRDefault="0088137C" w:rsidP="0088137C">
      <w:pPr>
        <w:pStyle w:val="afd"/>
        <w:jc w:val="center"/>
        <w:rPr>
          <w:i/>
        </w:rPr>
      </w:pPr>
      <w:r w:rsidRPr="00F526E4">
        <w:rPr>
          <w:i/>
        </w:rPr>
        <w:t xml:space="preserve">Fig. </w:t>
      </w:r>
      <w:ins w:id="707"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708"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709" w:author="Xing Li" w:date="2014-10-06T22:06:00Z">
        <w:r w:rsidR="00937986">
          <w:rPr>
            <w:i/>
            <w:noProof/>
          </w:rPr>
          <w:t>15</w:t>
        </w:r>
      </w:ins>
      <w:ins w:id="710" w:author="Xing Li" w:date="2014-10-06T21:35:00Z">
        <w:r w:rsidR="009268AC">
          <w:rPr>
            <w:i/>
          </w:rPr>
          <w:fldChar w:fldCharType="end"/>
        </w:r>
      </w:ins>
      <w:del w:id="711" w:author="Xing Li" w:date="2014-10-06T17:09:00Z">
        <w:r w:rsidRPr="00F526E4" w:rsidDel="00160367">
          <w:rPr>
            <w:i/>
          </w:rPr>
          <w:fldChar w:fldCharType="begin"/>
        </w:r>
        <w:r w:rsidRPr="00F526E4" w:rsidDel="00160367">
          <w:rPr>
            <w:i/>
          </w:rPr>
          <w:delInstrText xml:space="preserve"> STYLEREF 1 \s </w:delInstrText>
        </w:r>
        <w:r w:rsidRPr="00F526E4" w:rsidDel="00160367">
          <w:rPr>
            <w:i/>
          </w:rPr>
          <w:fldChar w:fldCharType="separate"/>
        </w:r>
        <w:r w:rsidR="008B2B6F" w:rsidDel="00160367">
          <w:rPr>
            <w:i/>
            <w:noProof/>
          </w:rPr>
          <w:delText>3</w:delText>
        </w:r>
        <w:r w:rsidRPr="00F526E4" w:rsidDel="00160367">
          <w:rPr>
            <w:i/>
          </w:rPr>
          <w:fldChar w:fldCharType="end"/>
        </w:r>
        <w:r w:rsidRPr="00F526E4" w:rsidDel="00160367">
          <w:rPr>
            <w:i/>
          </w:rPr>
          <w:delText>.</w:delText>
        </w:r>
        <w:r w:rsidRPr="00F526E4" w:rsidDel="00160367">
          <w:rPr>
            <w:i/>
          </w:rPr>
          <w:fldChar w:fldCharType="begin"/>
        </w:r>
        <w:r w:rsidRPr="00F526E4" w:rsidDel="00160367">
          <w:rPr>
            <w:i/>
          </w:rPr>
          <w:delInstrText xml:space="preserve"> SEQ Fig. \* ARABIC \s 1 </w:delInstrText>
        </w:r>
        <w:r w:rsidRPr="00F526E4" w:rsidDel="00160367">
          <w:rPr>
            <w:i/>
          </w:rPr>
          <w:fldChar w:fldCharType="separate"/>
        </w:r>
        <w:r w:rsidR="008B2B6F" w:rsidDel="00160367">
          <w:rPr>
            <w:i/>
            <w:noProof/>
          </w:rPr>
          <w:delText>17</w:delText>
        </w:r>
        <w:r w:rsidRPr="00F526E4" w:rsidDel="00160367">
          <w:rPr>
            <w:i/>
          </w:rPr>
          <w:fldChar w:fldCharType="end"/>
        </w:r>
      </w:del>
      <w:r w:rsidRPr="00F526E4">
        <w:rPr>
          <w:i/>
        </w:rPr>
        <w:t xml:space="preserve"> Show Reads and Probes</w:t>
      </w:r>
    </w:p>
    <w:p w14:paraId="35C66CCE" w14:textId="77777777" w:rsidR="0088137C" w:rsidRDefault="0088137C" w:rsidP="0088137C">
      <w:pPr>
        <w:pStyle w:val="3"/>
        <w:tabs>
          <w:tab w:val="left" w:pos="630"/>
        </w:tabs>
        <w:spacing w:before="0" w:after="120"/>
        <w:ind w:left="442" w:hanging="442"/>
      </w:pPr>
      <w:r>
        <w:rPr>
          <w:rFonts w:hint="eastAsia"/>
        </w:rPr>
        <w:t>Change Data Tracks</w:t>
      </w:r>
    </w:p>
    <w:p w14:paraId="1848E0AC" w14:textId="77777777" w:rsidR="0088137C" w:rsidRDefault="0088137C" w:rsidP="0088137C">
      <w:r w:rsidRPr="00CA1AA1">
        <w:t xml:space="preserve">You can change which data tracks are shown and the order of the tracks by selecting </w:t>
      </w:r>
      <w:r w:rsidRPr="005F247E">
        <w:rPr>
          <w:i/>
          <w:rPrChange w:id="712" w:author="Xing Li" w:date="2014-10-06T21:55:00Z">
            <w:rPr/>
          </w:rPrChange>
        </w:rPr>
        <w:t>Edit &gt; Set Data Tracks</w:t>
      </w:r>
      <w:r w:rsidRPr="00CA1AA1">
        <w:t>, or by using the toolbar shortcut</w:t>
      </w:r>
      <w:r>
        <w:t>.</w:t>
      </w:r>
    </w:p>
    <w:p w14:paraId="3EDFE50D" w14:textId="77777777" w:rsidR="0088137C" w:rsidRDefault="0088137C" w:rsidP="0088137C">
      <w:pPr>
        <w:keepNext/>
        <w:ind w:firstLine="0"/>
        <w:jc w:val="center"/>
      </w:pPr>
      <w:r>
        <w:rPr>
          <w:noProof/>
        </w:rPr>
        <w:drawing>
          <wp:inline distT="0" distB="0" distL="0" distR="0" wp14:anchorId="3DF269E5" wp14:editId="17D54F6F">
            <wp:extent cx="5098477" cy="3398985"/>
            <wp:effectExtent l="0" t="0" r="698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00318" cy="3400213"/>
                    </a:xfrm>
                    <a:prstGeom prst="rect">
                      <a:avLst/>
                    </a:prstGeom>
                  </pic:spPr>
                </pic:pic>
              </a:graphicData>
            </a:graphic>
          </wp:inline>
        </w:drawing>
      </w:r>
    </w:p>
    <w:p w14:paraId="2E62F0E6" w14:textId="18FE3A65" w:rsidR="0088137C" w:rsidRPr="00F526E4" w:rsidRDefault="0088137C" w:rsidP="0088137C">
      <w:pPr>
        <w:pStyle w:val="afd"/>
        <w:jc w:val="center"/>
        <w:rPr>
          <w:i/>
        </w:rPr>
      </w:pPr>
      <w:r w:rsidRPr="00F526E4">
        <w:rPr>
          <w:i/>
        </w:rPr>
        <w:t xml:space="preserve">Fig. </w:t>
      </w:r>
      <w:ins w:id="713"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714"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715" w:author="Xing Li" w:date="2014-10-06T22:06:00Z">
        <w:r w:rsidR="00937986">
          <w:rPr>
            <w:i/>
            <w:noProof/>
          </w:rPr>
          <w:t>16</w:t>
        </w:r>
      </w:ins>
      <w:ins w:id="716" w:author="Xing Li" w:date="2014-10-06T21:35:00Z">
        <w:r w:rsidR="009268AC">
          <w:rPr>
            <w:i/>
          </w:rPr>
          <w:fldChar w:fldCharType="end"/>
        </w:r>
      </w:ins>
      <w:del w:id="717" w:author="Xing Li" w:date="2014-10-06T17:09:00Z">
        <w:r w:rsidRPr="00F526E4" w:rsidDel="00160367">
          <w:rPr>
            <w:i/>
          </w:rPr>
          <w:fldChar w:fldCharType="begin"/>
        </w:r>
        <w:r w:rsidRPr="00F526E4" w:rsidDel="00160367">
          <w:rPr>
            <w:i/>
          </w:rPr>
          <w:delInstrText xml:space="preserve"> STYLEREF 1 \s </w:delInstrText>
        </w:r>
        <w:r w:rsidRPr="00F526E4" w:rsidDel="00160367">
          <w:rPr>
            <w:i/>
          </w:rPr>
          <w:fldChar w:fldCharType="separate"/>
        </w:r>
        <w:r w:rsidR="008B2B6F" w:rsidDel="00160367">
          <w:rPr>
            <w:i/>
            <w:noProof/>
          </w:rPr>
          <w:delText>3</w:delText>
        </w:r>
        <w:r w:rsidRPr="00F526E4" w:rsidDel="00160367">
          <w:rPr>
            <w:i/>
          </w:rPr>
          <w:fldChar w:fldCharType="end"/>
        </w:r>
        <w:r w:rsidRPr="00F526E4" w:rsidDel="00160367">
          <w:rPr>
            <w:i/>
          </w:rPr>
          <w:delText>.</w:delText>
        </w:r>
        <w:r w:rsidRPr="00F526E4" w:rsidDel="00160367">
          <w:rPr>
            <w:i/>
          </w:rPr>
          <w:fldChar w:fldCharType="begin"/>
        </w:r>
        <w:r w:rsidRPr="00F526E4" w:rsidDel="00160367">
          <w:rPr>
            <w:i/>
          </w:rPr>
          <w:delInstrText xml:space="preserve"> SEQ Fig. \* ARABIC \s 1 </w:delInstrText>
        </w:r>
        <w:r w:rsidRPr="00F526E4" w:rsidDel="00160367">
          <w:rPr>
            <w:i/>
          </w:rPr>
          <w:fldChar w:fldCharType="separate"/>
        </w:r>
        <w:r w:rsidR="008B2B6F" w:rsidDel="00160367">
          <w:rPr>
            <w:i/>
            <w:noProof/>
          </w:rPr>
          <w:delText>18</w:delText>
        </w:r>
        <w:r w:rsidRPr="00F526E4" w:rsidDel="00160367">
          <w:rPr>
            <w:i/>
          </w:rPr>
          <w:fldChar w:fldCharType="end"/>
        </w:r>
      </w:del>
      <w:r w:rsidRPr="00F526E4">
        <w:rPr>
          <w:i/>
        </w:rPr>
        <w:t xml:space="preserve"> </w:t>
      </w:r>
      <w:r w:rsidRPr="008928D8">
        <w:rPr>
          <w:rStyle w:val="af7"/>
        </w:rPr>
        <w:t>Select data tracks displayed on the screen</w:t>
      </w:r>
    </w:p>
    <w:p w14:paraId="24C084D8" w14:textId="77777777" w:rsidR="0088137C" w:rsidRDefault="0088137C" w:rsidP="0088137C">
      <w:commentRangeStart w:id="718"/>
      <w:r>
        <w:t>The list of tracks on the right is the tracks which will be displayed in the chromosome view. The lists on the left are tracks which aren't currently being displayed. You can move tracks from one side to another, and move the visible tracks up and down the list to get the set you want.</w:t>
      </w:r>
    </w:p>
    <w:p w14:paraId="08B50B6B" w14:textId="77777777" w:rsidR="0088137C" w:rsidRDefault="0088137C" w:rsidP="0088137C">
      <w:r>
        <w:t>Within the data track area you can mix DataSets and DataStores however you wish. DataSets are shown with red names and DataGroups with blue names.</w:t>
      </w:r>
    </w:p>
    <w:p w14:paraId="2483BD26" w14:textId="7C8235C5" w:rsidR="0088137C" w:rsidRPr="00CA1AA1" w:rsidRDefault="0088137C" w:rsidP="0088137C">
      <w:r>
        <w:t>In addition to the dialog for changing the displayed data tracks you can also add and remove individual tracks by using the popup menus available in the</w:t>
      </w:r>
      <w:ins w:id="719" w:author="Xing Li" w:date="2014-10-08T11:56:00Z">
        <w:r w:rsidR="00BD52CA">
          <w:t xml:space="preserve"> </w:t>
        </w:r>
        <w:r w:rsidR="00BD52CA" w:rsidRPr="00BD52CA">
          <w:rPr>
            <w:i/>
            <w:rPrChange w:id="720" w:author="Xing Li" w:date="2014-10-08T11:56:00Z">
              <w:rPr/>
            </w:rPrChange>
          </w:rPr>
          <w:fldChar w:fldCharType="begin"/>
        </w:r>
        <w:r w:rsidR="00BD52CA" w:rsidRPr="00BD52CA">
          <w:rPr>
            <w:i/>
            <w:rPrChange w:id="721" w:author="Xing Li" w:date="2014-10-08T11:56:00Z">
              <w:rPr/>
            </w:rPrChange>
          </w:rPr>
          <w:instrText xml:space="preserve"> REF _Ref400375893 \h </w:instrText>
        </w:r>
        <w:r w:rsidR="00BD52CA" w:rsidRPr="00BD52CA">
          <w:rPr>
            <w:i/>
            <w:rPrChange w:id="722" w:author="Xing Li" w:date="2014-10-08T11:56:00Z">
              <w:rPr/>
            </w:rPrChange>
          </w:rPr>
        </w:r>
      </w:ins>
      <w:r w:rsidR="00BD52CA">
        <w:rPr>
          <w:i/>
        </w:rPr>
        <w:instrText xml:space="preserve"> \* MERGEFORMAT </w:instrText>
      </w:r>
      <w:r w:rsidR="00BD52CA" w:rsidRPr="00BD52CA">
        <w:rPr>
          <w:i/>
          <w:rPrChange w:id="723" w:author="Xing Li" w:date="2014-10-08T11:56:00Z">
            <w:rPr/>
          </w:rPrChange>
        </w:rPr>
        <w:fldChar w:fldCharType="separate"/>
      </w:r>
      <w:ins w:id="724" w:author="Xing Li" w:date="2014-10-08T11:56:00Z">
        <w:r w:rsidR="00BD52CA" w:rsidRPr="00BD52CA">
          <w:rPr>
            <w:rFonts w:hint="eastAsia"/>
            <w:i/>
            <w:szCs w:val="22"/>
            <w:rPrChange w:id="725" w:author="Xing Li" w:date="2014-10-08T11:56:00Z">
              <w:rPr>
                <w:rFonts w:hint="eastAsia"/>
                <w:szCs w:val="22"/>
              </w:rPr>
            </w:rPrChange>
          </w:rPr>
          <w:t>Di</w:t>
        </w:r>
        <w:r w:rsidR="00BD52CA" w:rsidRPr="00BD52CA">
          <w:rPr>
            <w:i/>
            <w:szCs w:val="22"/>
            <w:rPrChange w:id="726" w:author="Xing Li" w:date="2014-10-08T11:56:00Z">
              <w:rPr>
                <w:szCs w:val="22"/>
              </w:rPr>
            </w:rPrChange>
          </w:rPr>
          <w:t>rectory Panel</w:t>
        </w:r>
        <w:r w:rsidR="00BD52CA" w:rsidRPr="00BD52CA">
          <w:rPr>
            <w:i/>
            <w:rPrChange w:id="727" w:author="Xing Li" w:date="2014-10-08T11:56:00Z">
              <w:rPr/>
            </w:rPrChange>
          </w:rPr>
          <w:fldChar w:fldCharType="end"/>
        </w:r>
      </w:ins>
      <w:del w:id="728" w:author="Xing Li" w:date="2014-10-08T11:56:00Z">
        <w:r w:rsidDel="00BD52CA">
          <w:delText xml:space="preserve"> Data View</w:delText>
        </w:r>
      </w:del>
      <w:r>
        <w:t>.</w:t>
      </w:r>
      <w:commentRangeEnd w:id="718"/>
      <w:r>
        <w:rPr>
          <w:rStyle w:val="af9"/>
        </w:rPr>
        <w:commentReference w:id="718"/>
      </w:r>
    </w:p>
    <w:p w14:paraId="6CFC13E6" w14:textId="77777777" w:rsidR="0088137C" w:rsidRPr="00BF50EC" w:rsidRDefault="0088137C" w:rsidP="0088137C">
      <w:pPr>
        <w:pStyle w:val="2"/>
        <w:tabs>
          <w:tab w:val="left" w:pos="450"/>
        </w:tabs>
        <w:spacing w:before="0" w:after="120"/>
        <w:ind w:left="0"/>
        <w:rPr>
          <w:sz w:val="22"/>
          <w:szCs w:val="22"/>
        </w:rPr>
      </w:pPr>
      <w:commentRangeStart w:id="729"/>
      <w:r w:rsidRPr="00BF50EC">
        <w:rPr>
          <w:sz w:val="22"/>
          <w:szCs w:val="22"/>
        </w:rPr>
        <w:t>Status-bar Panel</w:t>
      </w:r>
      <w:commentRangeEnd w:id="729"/>
      <w:r>
        <w:rPr>
          <w:rStyle w:val="af9"/>
          <w:rFonts w:asciiTheme="majorHAnsi" w:eastAsiaTheme="minorEastAsia" w:hAnsiTheme="majorHAnsi"/>
          <w:b w:val="0"/>
          <w:bCs w:val="0"/>
        </w:rPr>
        <w:commentReference w:id="729"/>
      </w:r>
    </w:p>
    <w:p w14:paraId="1D944822" w14:textId="77777777" w:rsidR="0088137C" w:rsidRDefault="0088137C" w:rsidP="0088137C">
      <w:pPr>
        <w:keepNext/>
        <w:ind w:firstLine="0"/>
        <w:jc w:val="center"/>
      </w:pPr>
      <w:r>
        <w:rPr>
          <w:noProof/>
        </w:rPr>
        <w:drawing>
          <wp:inline distT="0" distB="0" distL="0" distR="0" wp14:anchorId="6D55159C" wp14:editId="742AFC07">
            <wp:extent cx="4333875" cy="200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3875" cy="200025"/>
                    </a:xfrm>
                    <a:prstGeom prst="rect">
                      <a:avLst/>
                    </a:prstGeom>
                  </pic:spPr>
                </pic:pic>
              </a:graphicData>
            </a:graphic>
          </wp:inline>
        </w:drawing>
      </w:r>
    </w:p>
    <w:p w14:paraId="5C9FF147" w14:textId="02829773" w:rsidR="0088137C" w:rsidRPr="00F526E4" w:rsidRDefault="0088137C" w:rsidP="0088137C">
      <w:pPr>
        <w:pStyle w:val="afd"/>
        <w:jc w:val="center"/>
        <w:rPr>
          <w:i/>
          <w:color w:val="FF0000"/>
        </w:rPr>
      </w:pPr>
      <w:r w:rsidRPr="00F526E4">
        <w:rPr>
          <w:i/>
        </w:rPr>
        <w:t xml:space="preserve">Fig. </w:t>
      </w:r>
      <w:ins w:id="73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0</w:t>
      </w:r>
      <w:ins w:id="73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732" w:author="Xing Li" w:date="2014-10-06T22:06:00Z">
        <w:r w:rsidR="00937986">
          <w:rPr>
            <w:i/>
            <w:noProof/>
          </w:rPr>
          <w:t>17</w:t>
        </w:r>
      </w:ins>
      <w:ins w:id="733" w:author="Xing Li" w:date="2014-10-06T21:35:00Z">
        <w:r w:rsidR="009268AC">
          <w:rPr>
            <w:i/>
          </w:rPr>
          <w:fldChar w:fldCharType="end"/>
        </w:r>
      </w:ins>
      <w:del w:id="734" w:author="Xing Li" w:date="2014-10-06T17:09:00Z">
        <w:r w:rsidRPr="00F526E4" w:rsidDel="00160367">
          <w:rPr>
            <w:i/>
          </w:rPr>
          <w:fldChar w:fldCharType="begin"/>
        </w:r>
        <w:r w:rsidRPr="00F526E4" w:rsidDel="00160367">
          <w:rPr>
            <w:i/>
          </w:rPr>
          <w:delInstrText xml:space="preserve"> STYLEREF 1 \s </w:delInstrText>
        </w:r>
        <w:r w:rsidRPr="00F526E4" w:rsidDel="00160367">
          <w:rPr>
            <w:i/>
          </w:rPr>
          <w:fldChar w:fldCharType="separate"/>
        </w:r>
        <w:r w:rsidR="008B2B6F" w:rsidDel="00160367">
          <w:rPr>
            <w:i/>
            <w:noProof/>
          </w:rPr>
          <w:delText>3</w:delText>
        </w:r>
        <w:r w:rsidRPr="00F526E4" w:rsidDel="00160367">
          <w:rPr>
            <w:i/>
          </w:rPr>
          <w:fldChar w:fldCharType="end"/>
        </w:r>
        <w:r w:rsidRPr="00F526E4" w:rsidDel="00160367">
          <w:rPr>
            <w:i/>
          </w:rPr>
          <w:delText>.</w:delText>
        </w:r>
        <w:r w:rsidRPr="00F526E4" w:rsidDel="00160367">
          <w:rPr>
            <w:i/>
          </w:rPr>
          <w:fldChar w:fldCharType="begin"/>
        </w:r>
        <w:r w:rsidRPr="00F526E4" w:rsidDel="00160367">
          <w:rPr>
            <w:i/>
          </w:rPr>
          <w:delInstrText xml:space="preserve"> SEQ Fig. \* ARABIC \s 1 </w:delInstrText>
        </w:r>
        <w:r w:rsidRPr="00F526E4" w:rsidDel="00160367">
          <w:rPr>
            <w:i/>
          </w:rPr>
          <w:fldChar w:fldCharType="separate"/>
        </w:r>
        <w:r w:rsidR="008B2B6F" w:rsidDel="00160367">
          <w:rPr>
            <w:i/>
            <w:noProof/>
          </w:rPr>
          <w:delText>19</w:delText>
        </w:r>
        <w:r w:rsidRPr="00F526E4" w:rsidDel="00160367">
          <w:rPr>
            <w:i/>
          </w:rPr>
          <w:fldChar w:fldCharType="end"/>
        </w:r>
      </w:del>
      <w:r w:rsidRPr="008928D8">
        <w:rPr>
          <w:rStyle w:val="af7"/>
        </w:rPr>
        <w:t xml:space="preserve"> The status bur</w:t>
      </w:r>
    </w:p>
    <w:p w14:paraId="7EF82215" w14:textId="77777777" w:rsidR="0088137C" w:rsidRDefault="0088137C" w:rsidP="0088137C">
      <w:r w:rsidRPr="00CA1AA1">
        <w:t>The status bar is a notification area which usually shows relevant information for whatever object your mouse is over at the time.</w:t>
      </w:r>
    </w:p>
    <w:p w14:paraId="1040720C" w14:textId="77777777" w:rsidR="0088137C" w:rsidRDefault="0088137C" w:rsidP="0088137C">
      <w:r w:rsidRPr="00CA1AA1">
        <w:t xml:space="preserve">Near the right hand end of the status bar is a small graph showing </w:t>
      </w:r>
      <w:r>
        <w:t>RED</w:t>
      </w:r>
      <w:r w:rsidRPr="00CA1AA1">
        <w:t xml:space="preserve">'s current memory usage. It is worth keeping an eye on your memory usage since running out of memory will cause </w:t>
      </w:r>
      <w:r>
        <w:t>RED</w:t>
      </w:r>
      <w:r w:rsidRPr="00CA1AA1">
        <w:t xml:space="preserve"> to run very slowly, and eventually to stop altogether.</w:t>
      </w:r>
    </w:p>
    <w:p w14:paraId="1363F7ED" w14:textId="77777777" w:rsidR="0088137C" w:rsidRDefault="0088137C" w:rsidP="0088137C">
      <w:r>
        <w:t>The memory usage graph is in three parts:</w:t>
      </w:r>
    </w:p>
    <w:p w14:paraId="7D2AF019" w14:textId="77777777" w:rsidR="0088137C" w:rsidRPr="00CA1AA1" w:rsidRDefault="0088137C" w:rsidP="0088137C">
      <w:pPr>
        <w:pStyle w:val="ab"/>
        <w:numPr>
          <w:ilvl w:val="0"/>
          <w:numId w:val="2"/>
        </w:numPr>
        <w:ind w:left="810" w:hanging="270"/>
        <w:rPr>
          <w:rFonts w:asciiTheme="majorHAnsi" w:hAnsiTheme="majorHAnsi" w:cs="Times New Roman"/>
          <w:kern w:val="2"/>
        </w:rPr>
      </w:pPr>
      <w:r w:rsidRPr="00CA1AA1">
        <w:rPr>
          <w:rFonts w:asciiTheme="majorHAnsi" w:hAnsiTheme="majorHAnsi" w:cs="Times New Roman"/>
          <w:kern w:val="2"/>
        </w:rPr>
        <w:t xml:space="preserve">The red part indicates the memory currently being used by </w:t>
      </w:r>
      <w:r>
        <w:rPr>
          <w:rFonts w:asciiTheme="majorHAnsi" w:hAnsiTheme="majorHAnsi" w:cs="Times New Roman"/>
          <w:kern w:val="2"/>
        </w:rPr>
        <w:t>RED</w:t>
      </w:r>
    </w:p>
    <w:p w14:paraId="7349E757" w14:textId="77777777" w:rsidR="0088137C" w:rsidRPr="00CA1AA1" w:rsidRDefault="0088137C" w:rsidP="0088137C">
      <w:pPr>
        <w:pStyle w:val="ab"/>
        <w:numPr>
          <w:ilvl w:val="0"/>
          <w:numId w:val="2"/>
        </w:numPr>
        <w:ind w:left="810" w:hanging="270"/>
        <w:rPr>
          <w:rFonts w:asciiTheme="majorHAnsi" w:hAnsiTheme="majorHAnsi" w:cs="Times New Roman"/>
          <w:kern w:val="2"/>
        </w:rPr>
      </w:pPr>
      <w:r w:rsidRPr="00CA1AA1">
        <w:rPr>
          <w:rFonts w:asciiTheme="majorHAnsi" w:hAnsiTheme="majorHAnsi" w:cs="Times New Roman"/>
          <w:kern w:val="2"/>
        </w:rPr>
        <w:t xml:space="preserve">The orange part indicates memory which </w:t>
      </w:r>
      <w:r>
        <w:rPr>
          <w:rFonts w:asciiTheme="majorHAnsi" w:hAnsiTheme="majorHAnsi" w:cs="Times New Roman"/>
          <w:kern w:val="2"/>
        </w:rPr>
        <w:t>RED</w:t>
      </w:r>
      <w:r w:rsidRPr="00CA1AA1">
        <w:rPr>
          <w:rFonts w:asciiTheme="majorHAnsi" w:hAnsiTheme="majorHAnsi" w:cs="Times New Roman"/>
          <w:kern w:val="2"/>
        </w:rPr>
        <w:t xml:space="preserve"> has reserved but isn't currently using</w:t>
      </w:r>
    </w:p>
    <w:p w14:paraId="753CE2F9" w14:textId="77777777" w:rsidR="0088137C" w:rsidRDefault="0088137C" w:rsidP="0088137C">
      <w:pPr>
        <w:pStyle w:val="ab"/>
        <w:numPr>
          <w:ilvl w:val="0"/>
          <w:numId w:val="2"/>
        </w:numPr>
        <w:ind w:left="810" w:hanging="270"/>
        <w:rPr>
          <w:rFonts w:asciiTheme="majorHAnsi" w:hAnsiTheme="majorHAnsi" w:cs="Times New Roman"/>
          <w:kern w:val="2"/>
        </w:rPr>
      </w:pPr>
      <w:r w:rsidRPr="00CA1AA1">
        <w:rPr>
          <w:rFonts w:asciiTheme="majorHAnsi" w:hAnsiTheme="majorHAnsi" w:cs="Times New Roman"/>
          <w:kern w:val="2"/>
        </w:rPr>
        <w:t xml:space="preserve">The green part indicates memory which is available to </w:t>
      </w:r>
      <w:r>
        <w:rPr>
          <w:rFonts w:asciiTheme="majorHAnsi" w:hAnsiTheme="majorHAnsi" w:cs="Times New Roman"/>
          <w:kern w:val="2"/>
        </w:rPr>
        <w:t>RED but it isn't using</w:t>
      </w:r>
    </w:p>
    <w:p w14:paraId="3BDC59BA" w14:textId="77777777" w:rsidR="0088137C" w:rsidRDefault="0088137C" w:rsidP="0088137C">
      <w:r w:rsidRPr="00CA1AA1">
        <w:t xml:space="preserve">To get an accurate view of the current memory usage you can double click on this graph which will cause </w:t>
      </w:r>
      <w:r>
        <w:t>RED</w:t>
      </w:r>
      <w:r w:rsidRPr="00CA1AA1">
        <w:t xml:space="preserve"> to pause and clean up all of its memory. What you then see will be the actual amount of memory which is being consumed by the program. At other times the usage will include inactive memory which </w:t>
      </w:r>
      <w:r>
        <w:t>RED</w:t>
      </w:r>
      <w:r w:rsidRPr="00CA1AA1">
        <w:t xml:space="preserve"> hasn't got round to cleaning up.</w:t>
      </w:r>
    </w:p>
    <w:p w14:paraId="0F6B045F" w14:textId="77777777" w:rsidR="0088137C" w:rsidRDefault="0088137C" w:rsidP="0088137C">
      <w:r w:rsidRPr="006576C9">
        <w:t xml:space="preserve">The percentage value shown is the percentage of total available memory (green) which is currently being used (red). When this percentage reaches 90% you will get a warning since you are coming close to running out of available memory. In this case you should look at the memory settings and preferences documentation to see how you can enable more memory or reduce the amount of memory </w:t>
      </w:r>
      <w:r>
        <w:t>RED</w:t>
      </w:r>
      <w:r w:rsidRPr="006576C9">
        <w:t xml:space="preserve"> requires.</w:t>
      </w:r>
    </w:p>
    <w:p w14:paraId="17937526" w14:textId="77777777" w:rsidR="0088137C" w:rsidRDefault="0088137C" w:rsidP="0088137C">
      <w:pPr>
        <w:sectPr w:rsidR="0088137C" w:rsidSect="00F56258">
          <w:pgSz w:w="12240" w:h="15840"/>
          <w:pgMar w:top="1418" w:right="1418" w:bottom="1418" w:left="1418" w:header="851" w:footer="992" w:gutter="0"/>
          <w:cols w:space="425"/>
          <w:docGrid w:type="lines" w:linePitch="312"/>
        </w:sectPr>
      </w:pPr>
      <w:r w:rsidRPr="006576C9">
        <w:t xml:space="preserve">At the right hand end of the bar is a small icon which shows the current status of your disk cache. If this icon is red then caching is not being used. If it is green then caching is enabled but inactive. If it is orange then caching is enabled and data is currently being read from the cache. You can double click on this icon to turn disk caching on/off, but the change will not take effect until </w:t>
      </w:r>
      <w:r>
        <w:t>RED</w:t>
      </w:r>
      <w:r w:rsidRPr="006576C9">
        <w:t xml:space="preserve"> is restarted.</w:t>
      </w:r>
    </w:p>
    <w:p w14:paraId="0F01F4F8" w14:textId="77777777" w:rsidR="0088137C" w:rsidRDefault="0088137C" w:rsidP="0088137C">
      <w:pPr>
        <w:pStyle w:val="1"/>
        <w:spacing w:before="0"/>
      </w:pPr>
      <w:bookmarkStart w:id="735" w:name="_Ref400375561"/>
      <w:commentRangeStart w:id="736"/>
      <w:r>
        <w:rPr>
          <w:rFonts w:hint="eastAsia"/>
        </w:rPr>
        <w:t>Filter</w:t>
      </w:r>
      <w:r>
        <w:t>s</w:t>
      </w:r>
      <w:bookmarkEnd w:id="735"/>
      <w:commentRangeEnd w:id="736"/>
      <w:r w:rsidR="005F247E">
        <w:rPr>
          <w:rStyle w:val="af9"/>
          <w:rFonts w:eastAsiaTheme="minorEastAsia"/>
          <w:b w:val="0"/>
          <w:bCs w:val="0"/>
          <w:kern w:val="2"/>
        </w:rPr>
        <w:commentReference w:id="736"/>
      </w:r>
    </w:p>
    <w:p w14:paraId="591F907B" w14:textId="77777777" w:rsidR="0088137C" w:rsidRPr="00EE0BDF" w:rsidRDefault="0088137C">
      <w:pPr>
        <w:pPrChange w:id="737" w:author="Xing Li" w:date="2014-10-06T21:58:00Z">
          <w:pPr>
            <w:ind w:firstLine="420"/>
          </w:pPr>
        </w:pPrChange>
      </w:pPr>
      <w:r w:rsidRPr="00EE0BDF">
        <w:t xml:space="preserve">RED </w:t>
      </w:r>
      <w:r>
        <w:t>implemented</w:t>
      </w:r>
      <w:r w:rsidRPr="00EE0BDF">
        <w:t xml:space="preserve"> a variety of different types of filter</w:t>
      </w:r>
      <w:r>
        <w:t>s</w:t>
      </w:r>
      <w:r w:rsidRPr="00EE0BDF">
        <w:t xml:space="preserve"> to reduce false positive rate of the RNA-editing</w:t>
      </w:r>
      <w:r>
        <w:t xml:space="preserve"> sites</w:t>
      </w:r>
      <w:r w:rsidRPr="00EE0BDF">
        <w:t>.</w:t>
      </w:r>
    </w:p>
    <w:p w14:paraId="2AF695FA" w14:textId="77777777" w:rsidR="0088137C" w:rsidRDefault="0088137C">
      <w:pPr>
        <w:pPrChange w:id="738" w:author="Xing Li" w:date="2014-10-06T21:58:00Z">
          <w:pPr>
            <w:ind w:firstLine="420"/>
          </w:pPr>
        </w:pPrChange>
      </w:pPr>
      <w:r w:rsidRPr="00EE0BDF">
        <w:t xml:space="preserve">It is worth spending some time looking through the different filters available. Each filter can be set as your favor. After each step, </w:t>
      </w:r>
      <w:r>
        <w:t>a set of</w:t>
      </w:r>
      <w:r w:rsidRPr="00EE0BDF">
        <w:t xml:space="preserve"> candidate sites will be filtered out and these eliminated </w:t>
      </w:r>
      <w:r>
        <w:t>sites</w:t>
      </w:r>
      <w:r w:rsidRPr="00EE0BDF">
        <w:t xml:space="preserve"> will be </w:t>
      </w:r>
      <w:r>
        <w:t>highlighted</w:t>
      </w:r>
      <w:r w:rsidRPr="00EE0BDF">
        <w:t>. Each color stands for one kind of filter. You can easily undo each step.</w:t>
      </w:r>
    </w:p>
    <w:p w14:paraId="50E462BF" w14:textId="77777777" w:rsidR="0088137C" w:rsidRDefault="0088137C">
      <w:pPr>
        <w:pPrChange w:id="739" w:author="Xing Li" w:date="2014-10-06T21:58:00Z">
          <w:pPr>
            <w:ind w:firstLine="420"/>
          </w:pPr>
        </w:pPrChange>
      </w:pPr>
      <w:r>
        <w:t xml:space="preserve">With different input data, you will choose </w:t>
      </w:r>
      <w:r w:rsidRPr="00856CBC">
        <w:rPr>
          <w:i/>
        </w:rPr>
        <w:t>de novo</w:t>
      </w:r>
      <w:r>
        <w:t xml:space="preserve"> mode or Dna/Rna mode.</w:t>
      </w:r>
    </w:p>
    <w:p w14:paraId="64AD2BCD" w14:textId="77777777" w:rsidR="0088137C" w:rsidRPr="00BF50EC" w:rsidRDefault="0088137C" w:rsidP="0088137C">
      <w:pPr>
        <w:pStyle w:val="2"/>
        <w:widowControl w:val="0"/>
        <w:spacing w:before="0" w:after="120"/>
        <w:ind w:left="0"/>
        <w:jc w:val="both"/>
        <w:rPr>
          <w:sz w:val="22"/>
          <w:szCs w:val="22"/>
        </w:rPr>
      </w:pPr>
      <w:r w:rsidRPr="00BF50EC">
        <w:rPr>
          <w:sz w:val="22"/>
          <w:szCs w:val="22"/>
        </w:rPr>
        <w:t>Reference files used in filters</w:t>
      </w:r>
    </w:p>
    <w:tbl>
      <w:tblPr>
        <w:tblStyle w:val="ae"/>
        <w:tblW w:w="0" w:type="auto"/>
        <w:tblLayout w:type="fixed"/>
        <w:tblLook w:val="04A0" w:firstRow="1" w:lastRow="0" w:firstColumn="1" w:lastColumn="0" w:noHBand="0" w:noVBand="1"/>
      </w:tblPr>
      <w:tblGrid>
        <w:gridCol w:w="2348"/>
        <w:gridCol w:w="2349"/>
        <w:gridCol w:w="2348"/>
        <w:gridCol w:w="2349"/>
      </w:tblGrid>
      <w:tr w:rsidR="0088137C" w14:paraId="3A271303" w14:textId="77777777" w:rsidTr="00CC412B">
        <w:tc>
          <w:tcPr>
            <w:tcW w:w="2348" w:type="dxa"/>
          </w:tcPr>
          <w:p w14:paraId="62763F52" w14:textId="77777777" w:rsidR="0088137C" w:rsidRDefault="0088137C" w:rsidP="00CC412B">
            <w:pPr>
              <w:ind w:firstLine="0"/>
            </w:pPr>
            <w:r>
              <w:t>filter</w:t>
            </w:r>
          </w:p>
        </w:tc>
        <w:tc>
          <w:tcPr>
            <w:tcW w:w="2349" w:type="dxa"/>
          </w:tcPr>
          <w:p w14:paraId="6D68238C" w14:textId="77777777" w:rsidR="0088137C" w:rsidRDefault="0088137C" w:rsidP="00CC412B">
            <w:pPr>
              <w:ind w:firstLine="0"/>
            </w:pPr>
            <w:r>
              <w:t>Reference file needed</w:t>
            </w:r>
          </w:p>
        </w:tc>
        <w:tc>
          <w:tcPr>
            <w:tcW w:w="2348" w:type="dxa"/>
          </w:tcPr>
          <w:p w14:paraId="4F28AE3D" w14:textId="77777777" w:rsidR="0088137C" w:rsidRDefault="0088137C" w:rsidP="00CC412B">
            <w:pPr>
              <w:ind w:firstLine="0"/>
            </w:pPr>
            <w:r>
              <w:t>Comment</w:t>
            </w:r>
          </w:p>
        </w:tc>
        <w:tc>
          <w:tcPr>
            <w:tcW w:w="2349" w:type="dxa"/>
          </w:tcPr>
          <w:p w14:paraId="66B14814" w14:textId="77777777" w:rsidR="0088137C" w:rsidRDefault="0088137C" w:rsidP="00CC412B">
            <w:pPr>
              <w:ind w:firstLine="0"/>
            </w:pPr>
            <w:r>
              <w:t>Websites</w:t>
            </w:r>
          </w:p>
        </w:tc>
      </w:tr>
      <w:tr w:rsidR="0088137C" w14:paraId="0B1A45A5" w14:textId="77777777" w:rsidTr="00CC412B">
        <w:trPr>
          <w:trHeight w:val="797"/>
        </w:trPr>
        <w:tc>
          <w:tcPr>
            <w:tcW w:w="2348" w:type="dxa"/>
          </w:tcPr>
          <w:p w14:paraId="08113B93" w14:textId="77777777" w:rsidR="0088137C" w:rsidRDefault="0088137C" w:rsidP="00CC412B">
            <w:pPr>
              <w:ind w:firstLine="0"/>
            </w:pPr>
            <w:r>
              <w:t>repeatFilter</w:t>
            </w:r>
          </w:p>
        </w:tc>
        <w:tc>
          <w:tcPr>
            <w:tcW w:w="2349" w:type="dxa"/>
          </w:tcPr>
          <w:p w14:paraId="182735F2" w14:textId="77777777" w:rsidR="0088137C" w:rsidRDefault="0088137C" w:rsidP="00CC412B">
            <w:pPr>
              <w:ind w:firstLine="0"/>
            </w:pPr>
            <w:r>
              <w:t>hg19.fa.out.gz</w:t>
            </w:r>
          </w:p>
        </w:tc>
        <w:tc>
          <w:tcPr>
            <w:tcW w:w="2348" w:type="dxa"/>
          </w:tcPr>
          <w:p w14:paraId="334D3997" w14:textId="77777777" w:rsidR="0088137C" w:rsidRDefault="0088137C" w:rsidP="00CC412B">
            <w:pPr>
              <w:ind w:firstLine="0"/>
            </w:pPr>
            <w:r>
              <w:t>repeatmasker</w:t>
            </w:r>
          </w:p>
        </w:tc>
        <w:tc>
          <w:tcPr>
            <w:tcW w:w="2349" w:type="dxa"/>
          </w:tcPr>
          <w:p w14:paraId="34A723EF" w14:textId="77777777" w:rsidR="0088137C" w:rsidRDefault="0088137C" w:rsidP="00CC412B">
            <w:pPr>
              <w:ind w:firstLine="0"/>
            </w:pPr>
            <w:r w:rsidRPr="00627BA8">
              <w:t>http://www.repeatmasker.org/species/hg.html</w:t>
            </w:r>
          </w:p>
        </w:tc>
      </w:tr>
      <w:tr w:rsidR="0088137C" w14:paraId="4AA77861" w14:textId="77777777" w:rsidTr="00CC412B">
        <w:tc>
          <w:tcPr>
            <w:tcW w:w="2348" w:type="dxa"/>
          </w:tcPr>
          <w:p w14:paraId="09EE78CD" w14:textId="77777777" w:rsidR="0088137C" w:rsidRDefault="0088137C" w:rsidP="00CC412B">
            <w:pPr>
              <w:ind w:firstLine="0"/>
            </w:pPr>
            <w:r>
              <w:t>comprehensiveFilter</w:t>
            </w:r>
          </w:p>
        </w:tc>
        <w:tc>
          <w:tcPr>
            <w:tcW w:w="2349" w:type="dxa"/>
          </w:tcPr>
          <w:p w14:paraId="1C9D0A3F" w14:textId="77777777" w:rsidR="0088137C" w:rsidRDefault="0088137C" w:rsidP="00CC412B">
            <w:pPr>
              <w:ind w:firstLine="0"/>
            </w:pPr>
            <w:r>
              <w:t>genes.gtf</w:t>
            </w:r>
          </w:p>
        </w:tc>
        <w:tc>
          <w:tcPr>
            <w:tcW w:w="2348" w:type="dxa"/>
          </w:tcPr>
          <w:p w14:paraId="4F9EC816" w14:textId="77777777" w:rsidR="0088137C" w:rsidRDefault="0088137C" w:rsidP="00CC412B">
            <w:pPr>
              <w:ind w:firstLine="0"/>
            </w:pPr>
            <w:r>
              <w:t>Gene features</w:t>
            </w:r>
          </w:p>
        </w:tc>
        <w:tc>
          <w:tcPr>
            <w:tcW w:w="2349" w:type="dxa"/>
          </w:tcPr>
          <w:p w14:paraId="196ECC7C" w14:textId="77777777" w:rsidR="0088137C" w:rsidRDefault="0088137C" w:rsidP="00CC412B">
            <w:pPr>
              <w:ind w:firstLine="0"/>
            </w:pPr>
            <w:r w:rsidRPr="009478E7">
              <w:t>http://genome.ucsc.edu/cgi-bin/hgTables</w:t>
            </w:r>
          </w:p>
        </w:tc>
      </w:tr>
      <w:tr w:rsidR="0088137C" w14:paraId="3315AF44" w14:textId="77777777" w:rsidTr="00CC412B">
        <w:tc>
          <w:tcPr>
            <w:tcW w:w="2348" w:type="dxa"/>
          </w:tcPr>
          <w:p w14:paraId="15C1F815" w14:textId="77777777" w:rsidR="0088137C" w:rsidRDefault="0088137C" w:rsidP="00CC412B">
            <w:pPr>
              <w:ind w:firstLine="0"/>
            </w:pPr>
            <w:r>
              <w:t>dnSNPFilter</w:t>
            </w:r>
          </w:p>
        </w:tc>
        <w:tc>
          <w:tcPr>
            <w:tcW w:w="2349" w:type="dxa"/>
          </w:tcPr>
          <w:p w14:paraId="4D57051C" w14:textId="77777777" w:rsidR="0088137C" w:rsidRDefault="0088137C" w:rsidP="00CC412B">
            <w:pPr>
              <w:ind w:firstLine="0"/>
            </w:pPr>
            <w:r>
              <w:t>dbsnp_138_hg19.vcf</w:t>
            </w:r>
          </w:p>
        </w:tc>
        <w:tc>
          <w:tcPr>
            <w:tcW w:w="2348" w:type="dxa"/>
          </w:tcPr>
          <w:p w14:paraId="1E6BE7F4" w14:textId="77777777" w:rsidR="0088137C" w:rsidRDefault="0088137C" w:rsidP="00CC412B">
            <w:pPr>
              <w:ind w:firstLine="0"/>
            </w:pPr>
            <w:r>
              <w:t>Known snps sites</w:t>
            </w:r>
          </w:p>
        </w:tc>
        <w:tc>
          <w:tcPr>
            <w:tcW w:w="2349" w:type="dxa"/>
          </w:tcPr>
          <w:p w14:paraId="2CAE3AE2" w14:textId="77777777" w:rsidR="0088137C" w:rsidRDefault="0088137C" w:rsidP="00CC412B">
            <w:pPr>
              <w:ind w:firstLine="0"/>
            </w:pPr>
            <w:r w:rsidRPr="009478E7">
              <w:t>http://www.ncbi.nlm.nih.gov/SNP/</w:t>
            </w:r>
          </w:p>
        </w:tc>
      </w:tr>
      <w:tr w:rsidR="0088137C" w14:paraId="6D6DDA6D" w14:textId="77777777" w:rsidTr="00CC412B">
        <w:tc>
          <w:tcPr>
            <w:tcW w:w="2348" w:type="dxa"/>
          </w:tcPr>
          <w:p w14:paraId="61F1A243" w14:textId="77777777" w:rsidR="0088137C" w:rsidRDefault="0088137C" w:rsidP="00CC412B">
            <w:pPr>
              <w:ind w:firstLine="0"/>
            </w:pPr>
            <w:r>
              <w:t>P-Value Filter</w:t>
            </w:r>
          </w:p>
        </w:tc>
        <w:tc>
          <w:tcPr>
            <w:tcW w:w="2349" w:type="dxa"/>
          </w:tcPr>
          <w:p w14:paraId="0DEAC706" w14:textId="77777777" w:rsidR="0088137C" w:rsidRDefault="0088137C" w:rsidP="00CC412B">
            <w:pPr>
              <w:ind w:firstLine="0"/>
            </w:pPr>
            <w:r>
              <w:t>hg19.txt</w:t>
            </w:r>
          </w:p>
        </w:tc>
        <w:tc>
          <w:tcPr>
            <w:tcW w:w="2348" w:type="dxa"/>
          </w:tcPr>
          <w:p w14:paraId="02E1ED20" w14:textId="77777777" w:rsidR="0088137C" w:rsidRDefault="0088137C" w:rsidP="00CC412B">
            <w:pPr>
              <w:ind w:firstLine="0"/>
            </w:pPr>
            <w:r>
              <w:t>Known RNA-editing sites</w:t>
            </w:r>
          </w:p>
        </w:tc>
        <w:tc>
          <w:tcPr>
            <w:tcW w:w="2349" w:type="dxa"/>
          </w:tcPr>
          <w:p w14:paraId="3052A417" w14:textId="77777777" w:rsidR="0088137C" w:rsidRDefault="0088137C" w:rsidP="00CC412B">
            <w:pPr>
              <w:ind w:firstLine="0"/>
            </w:pPr>
            <w:r w:rsidRPr="009478E7">
              <w:t>http://darned.ucc.ie/static/downloads/hg19.txt</w:t>
            </w:r>
          </w:p>
        </w:tc>
      </w:tr>
    </w:tbl>
    <w:p w14:paraId="2A6170CC" w14:textId="77777777" w:rsidR="0088137C" w:rsidRPr="00BF50EC" w:rsidRDefault="0088137C" w:rsidP="0088137C">
      <w:pPr>
        <w:pStyle w:val="2"/>
        <w:widowControl w:val="0"/>
        <w:spacing w:before="0" w:after="120"/>
        <w:ind w:left="0"/>
        <w:jc w:val="both"/>
        <w:rPr>
          <w:sz w:val="22"/>
          <w:szCs w:val="22"/>
        </w:rPr>
      </w:pPr>
      <w:r w:rsidRPr="006A72C0">
        <w:rPr>
          <w:i/>
          <w:sz w:val="22"/>
          <w:szCs w:val="22"/>
        </w:rPr>
        <w:t>Denovo</w:t>
      </w:r>
      <w:r w:rsidRPr="00BF50EC">
        <w:rPr>
          <w:sz w:val="22"/>
          <w:szCs w:val="22"/>
        </w:rPr>
        <w:t xml:space="preserve"> </w:t>
      </w:r>
      <w:r>
        <w:rPr>
          <w:sz w:val="22"/>
          <w:szCs w:val="22"/>
        </w:rPr>
        <w:t>M</w:t>
      </w:r>
      <w:r w:rsidRPr="00BF50EC">
        <w:rPr>
          <w:sz w:val="22"/>
          <w:szCs w:val="22"/>
        </w:rPr>
        <w:t>ode</w:t>
      </w:r>
    </w:p>
    <w:p w14:paraId="77311CD8" w14:textId="77777777" w:rsidR="0088137C" w:rsidRDefault="0088137C" w:rsidP="0088137C">
      <w:pPr>
        <w:pStyle w:val="3"/>
        <w:widowControl w:val="0"/>
        <w:tabs>
          <w:tab w:val="left" w:pos="450"/>
          <w:tab w:val="left" w:pos="630"/>
        </w:tabs>
        <w:spacing w:before="0" w:after="120"/>
        <w:ind w:left="442" w:hanging="442"/>
        <w:jc w:val="both"/>
      </w:pPr>
      <w:r>
        <w:rPr>
          <w:rFonts w:hint="eastAsia"/>
        </w:rPr>
        <w:t xml:space="preserve">Input </w:t>
      </w:r>
      <w:r>
        <w:t>D</w:t>
      </w:r>
      <w:r>
        <w:rPr>
          <w:rFonts w:hint="eastAsia"/>
        </w:rPr>
        <w:t>ata</w:t>
      </w:r>
    </w:p>
    <w:p w14:paraId="322C8966" w14:textId="77777777" w:rsidR="0088137C" w:rsidRPr="00856CBC" w:rsidRDefault="0088137C" w:rsidP="0088137C">
      <w:pPr>
        <w:ind w:firstLineChars="200" w:firstLine="440"/>
      </w:pPr>
      <w:r>
        <w:t xml:space="preserve">A variant calling format (VCF) file from </w:t>
      </w:r>
      <w:r>
        <w:rPr>
          <w:rFonts w:hint="eastAsia"/>
        </w:rPr>
        <w:t>R</w:t>
      </w:r>
      <w:r>
        <w:t>NA</w:t>
      </w:r>
      <w:r>
        <w:rPr>
          <w:rFonts w:hint="eastAsia"/>
        </w:rPr>
        <w:t xml:space="preserve">-seq is necessary. </w:t>
      </w:r>
      <w:r>
        <w:t xml:space="preserve">There is no a standard protocol to call sequence variant from RNA-Seq data, although </w:t>
      </w:r>
      <w:r w:rsidRPr="00856CBC">
        <w:t>a highly accurate approach termed SNPiR</w:t>
      </w:r>
      <w:r>
        <w:t xml:space="preserve"> has been presented</w:t>
      </w:r>
      <w:r w:rsidRPr="00856CBC">
        <w:t xml:space="preserve"> to identify SNPs in RNA-seq data</w:t>
      </w:r>
      <w:r>
        <w:t xml:space="preserve"> </w:t>
      </w:r>
      <w:r>
        <w:fldChar w:fldCharType="begin"/>
      </w:r>
      <w:r>
        <w:instrText xml:space="preserve"> ADDIN PAPERS2_CITATIONS &lt;citation&gt;&lt;uuid&gt;1CC636D7-70F6-479F-B2CD-E1A5FC5AD5E5&lt;/uuid&gt;&lt;priority&gt;0&lt;/priority&gt;&lt;publications&gt;&lt;publication&gt;&lt;uuid&gt;A1A33383-B573-4214-B2D4-AA3E11FD4D09&lt;/uuid&gt;&lt;volume&gt;93&lt;/volume&gt;&lt;doi&gt;10.1016/j.ajhg.2013.08.008&lt;/doi&gt;&lt;startpage&gt;641&lt;/startpage&gt;&lt;publication_date&gt;99201310031200000000222000&lt;/publication_date&gt;&lt;url&gt;http://dx.doi.org/10.1016/j.ajhg.2013.08.008&lt;/url&gt;&lt;type&gt;400&lt;/type&gt;&lt;title&gt;Reliable Identification of Genomic Variants from RNA-Seq Data&lt;/title&gt;&lt;publisher&gt;The American Society of Human Genetics&lt;/publisher&gt;&lt;number&gt;4&lt;/number&gt;&lt;subtype&gt;400&lt;/subtype&gt;&lt;endpage&gt;651&lt;/endpage&gt;&lt;bundle&gt;&lt;publication&gt;&lt;publisher&gt;The American Society of Human Genetics&lt;/publisher&gt;&lt;title&gt;American journal of human genetics&lt;/title&gt;&lt;type&gt;-100&lt;/type&gt;&lt;subtype&gt;-100&lt;/subtype&gt;&lt;uuid&gt;D657C8E6-0A32-4D79-BBB4-76B6B3D78A12&lt;/uuid&gt;&lt;/publication&gt;&lt;/bundle&gt;&lt;authors&gt;&lt;author&gt;&lt;firstName&gt;Robert&lt;/firstName&gt;&lt;lastName&gt;Piskol&lt;/lastName&gt;&lt;/author&gt;&lt;author&gt;&lt;firstName&gt;Gokul&lt;/firstName&gt;&lt;lastName&gt;Ramaswami&lt;/lastName&gt;&lt;/author&gt;&lt;author&gt;&lt;firstName&gt;Jin&lt;/firstName&gt;&lt;middleNames&gt;Billy&lt;/middleNames&gt;&lt;lastName&gt;Li&lt;/lastName&gt;&lt;/author&gt;&lt;/authors&gt;&lt;/publication&gt;&lt;/publications&gt;&lt;cites&gt;&lt;/cites&gt;&lt;/citation&gt;</w:instrText>
      </w:r>
      <w:r>
        <w:fldChar w:fldCharType="separate"/>
      </w:r>
      <w:r>
        <w:rPr>
          <w:rFonts w:ascii="Cambria" w:eastAsia="宋体" w:hAnsi="Cambria" w:cs="Cambria"/>
          <w:kern w:val="0"/>
          <w:szCs w:val="22"/>
        </w:rPr>
        <w:t>{Piskol:2013fn}</w:t>
      </w:r>
      <w:r>
        <w:fldChar w:fldCharType="end"/>
      </w:r>
    </w:p>
    <w:p w14:paraId="719FDC80" w14:textId="77777777" w:rsidR="0088137C" w:rsidRPr="00936F9F" w:rsidRDefault="0088137C" w:rsidP="0088137C">
      <w:pPr>
        <w:ind w:firstLineChars="200" w:firstLine="440"/>
      </w:pPr>
      <w:r>
        <w:t>Usually, it takes a few minutes to load bam file, while DNA sequencing data may take more time. We strongly recommend users follow regular format, some weird vcf file can’t be resolved correctly. If your vcf file contains more than one sample, please make an annotation before the process.</w:t>
      </w:r>
    </w:p>
    <w:p w14:paraId="1CDB2186" w14:textId="77777777" w:rsidR="0088137C" w:rsidRDefault="0088137C" w:rsidP="0088137C">
      <w:pPr>
        <w:pStyle w:val="3"/>
        <w:widowControl w:val="0"/>
        <w:tabs>
          <w:tab w:val="left" w:pos="630"/>
        </w:tabs>
        <w:spacing w:before="0" w:after="120"/>
        <w:ind w:left="442" w:hanging="442"/>
        <w:jc w:val="both"/>
      </w:pPr>
      <w:bookmarkStart w:id="740" w:name="_Ref400375773"/>
      <w:r w:rsidRPr="00EE0BDF">
        <w:rPr>
          <w:rFonts w:hint="eastAsia"/>
        </w:rPr>
        <w:t xml:space="preserve">Basic </w:t>
      </w:r>
      <w:r>
        <w:t>Filter</w:t>
      </w:r>
      <w:bookmarkEnd w:id="740"/>
    </w:p>
    <w:p w14:paraId="1DA1D172" w14:textId="77777777" w:rsidR="0088137C" w:rsidRDefault="0088137C" w:rsidP="0088137C">
      <w:pPr>
        <w:ind w:firstLine="480"/>
      </w:pPr>
      <w:commentRangeStart w:id="741"/>
      <w:commentRangeStart w:id="742"/>
      <w:r>
        <w:t>First, you have to nominate target editing type that you want to study in</w:t>
      </w:r>
      <w:commentRangeEnd w:id="741"/>
      <w:r>
        <w:rPr>
          <w:rStyle w:val="af9"/>
        </w:rPr>
        <w:commentReference w:id="741"/>
      </w:r>
      <w:commentRangeEnd w:id="742"/>
      <w:r>
        <w:rPr>
          <w:rStyle w:val="af9"/>
        </w:rPr>
        <w:commentReference w:id="742"/>
      </w:r>
      <w:r>
        <w:t xml:space="preserve">. Usually, A-G is recommended. </w:t>
      </w:r>
    </w:p>
    <w:p w14:paraId="63ECCBFE" w14:textId="77777777" w:rsidR="0088137C" w:rsidRPr="00792F81" w:rsidRDefault="0088137C" w:rsidP="0088137C">
      <w:pPr>
        <w:ind w:firstLine="480"/>
      </w:pPr>
      <w:r>
        <w:t>Second, site quality and the depth of coverage of site were two key measures to be set up. You can select an upper and a lower limit for the range of values you want to include. If you leave the lower value blank then anything under the upper cutoff will pass. If you leave the upper value blank then anything above the lower cutoff will pass.</w:t>
      </w:r>
    </w:p>
    <w:p w14:paraId="0E5AB75A" w14:textId="77777777" w:rsidR="0088137C" w:rsidRPr="00EE0BDF" w:rsidRDefault="0088137C" w:rsidP="0088137C">
      <w:pPr>
        <w:widowControl w:val="0"/>
        <w:numPr>
          <w:ilvl w:val="0"/>
          <w:numId w:val="3"/>
        </w:numPr>
        <w:spacing w:line="288" w:lineRule="auto"/>
        <w:jc w:val="both"/>
      </w:pPr>
      <w:r w:rsidRPr="00EE0BDF">
        <w:rPr>
          <w:rFonts w:hint="eastAsia"/>
        </w:rPr>
        <w:t>Q</w:t>
      </w:r>
      <w:r>
        <w:t>: ranging from 1-200</w:t>
      </w:r>
    </w:p>
    <w:p w14:paraId="4938B6A3" w14:textId="77777777" w:rsidR="0088137C" w:rsidRDefault="0088137C" w:rsidP="0088137C">
      <w:pPr>
        <w:widowControl w:val="0"/>
        <w:numPr>
          <w:ilvl w:val="0"/>
          <w:numId w:val="3"/>
        </w:numPr>
        <w:spacing w:line="288" w:lineRule="auto"/>
        <w:jc w:val="both"/>
      </w:pPr>
      <w:r w:rsidRPr="00EE0BDF">
        <w:t>Base coverage</w:t>
      </w:r>
      <w:r>
        <w:t xml:space="preserve">: </w:t>
      </w:r>
      <w:r w:rsidRPr="00EE0BDF">
        <w:t>ranging from 1-200</w:t>
      </w:r>
    </w:p>
    <w:p w14:paraId="1FC354DF" w14:textId="77777777" w:rsidR="0088137C" w:rsidRDefault="0088137C" w:rsidP="0088137C">
      <w:pPr>
        <w:pStyle w:val="3"/>
        <w:widowControl w:val="0"/>
        <w:tabs>
          <w:tab w:val="left" w:pos="630"/>
        </w:tabs>
        <w:spacing w:before="0" w:after="120"/>
        <w:ind w:left="442" w:hanging="442"/>
        <w:jc w:val="both"/>
      </w:pPr>
      <w:r w:rsidRPr="00EE0BDF">
        <w:rPr>
          <w:rFonts w:hint="eastAsia"/>
        </w:rPr>
        <w:t xml:space="preserve">Repeated </w:t>
      </w:r>
      <w:r>
        <w:t>F</w:t>
      </w:r>
      <w:r w:rsidRPr="00EE0BDF">
        <w:rPr>
          <w:rFonts w:hint="eastAsia"/>
        </w:rPr>
        <w:t>ilter</w:t>
      </w:r>
    </w:p>
    <w:p w14:paraId="239BB7B2" w14:textId="77777777" w:rsidR="0088137C" w:rsidRDefault="0088137C" w:rsidP="0088137C">
      <w:pPr>
        <w:ind w:firstLine="420"/>
      </w:pPr>
      <w:r>
        <w:t>S</w:t>
      </w:r>
      <w:r>
        <w:rPr>
          <w:rFonts w:hint="eastAsia"/>
        </w:rPr>
        <w:t xml:space="preserve">ome </w:t>
      </w:r>
      <w:r>
        <w:t>repeated positions in DNA/RNA have not been proved to be functional</w:t>
      </w:r>
      <w:r>
        <w:rPr>
          <w:rFonts w:hint="eastAsia"/>
        </w:rPr>
        <w:t>, so we consider them as less useful.</w:t>
      </w:r>
      <w:r>
        <w:t xml:space="preserve"> We will filter out bases located in such regions. </w:t>
      </w:r>
      <w:commentRangeStart w:id="743"/>
      <w:r>
        <w:t>However, SINA/Alu region is supposed to be somewhat functional, bases located in it will be remained</w:t>
      </w:r>
      <w:commentRangeEnd w:id="743"/>
      <w:r>
        <w:rPr>
          <w:rStyle w:val="af9"/>
        </w:rPr>
        <w:commentReference w:id="743"/>
      </w:r>
      <w:r>
        <w:t>.</w:t>
      </w:r>
    </w:p>
    <w:p w14:paraId="27E2E27C" w14:textId="77777777" w:rsidR="0088137C" w:rsidRPr="00EE0BDF" w:rsidRDefault="0088137C" w:rsidP="0088137C">
      <w:pPr>
        <w:pStyle w:val="3"/>
        <w:widowControl w:val="0"/>
        <w:tabs>
          <w:tab w:val="left" w:pos="450"/>
          <w:tab w:val="left" w:pos="630"/>
        </w:tabs>
        <w:spacing w:before="0" w:after="120"/>
        <w:ind w:left="442" w:hanging="442"/>
        <w:jc w:val="both"/>
      </w:pPr>
      <w:r>
        <w:t>Comprehensive Filter</w:t>
      </w:r>
    </w:p>
    <w:p w14:paraId="46177913" w14:textId="77777777" w:rsidR="0088137C" w:rsidRDefault="0088137C" w:rsidP="0088137C">
      <w:r>
        <w:rPr>
          <w:rFonts w:hint="eastAsia"/>
        </w:rPr>
        <w:t>On the</w:t>
      </w:r>
      <w:r>
        <w:t xml:space="preserve"> both</w:t>
      </w:r>
      <w:r>
        <w:rPr>
          <w:rFonts w:hint="eastAsia"/>
        </w:rPr>
        <w:t xml:space="preserve"> edge</w:t>
      </w:r>
      <w:r>
        <w:t>s</w:t>
      </w:r>
      <w:r>
        <w:rPr>
          <w:rFonts w:hint="eastAsia"/>
        </w:rPr>
        <w:t xml:space="preserve"> of each read, bases </w:t>
      </w:r>
      <w:r>
        <w:t>seems to</w:t>
      </w:r>
      <w:r>
        <w:rPr>
          <w:rFonts w:hint="eastAsia"/>
        </w:rPr>
        <w:t xml:space="preserve"> be with lower quality and mapping can be possibly wrong. As a result, w</w:t>
      </w:r>
      <w:r>
        <w:t xml:space="preserve">e will filter out </w:t>
      </w:r>
      <w:r w:rsidRPr="00EE0BDF">
        <w:rPr>
          <w:rFonts w:hint="eastAsia"/>
        </w:rPr>
        <w:t>intronic sites within 4 bp of splice junction</w:t>
      </w:r>
      <w:r>
        <w:t xml:space="preserve">, which is supposed to be unreliable. </w:t>
      </w:r>
    </w:p>
    <w:p w14:paraId="0D8CB96E" w14:textId="77777777" w:rsidR="0088137C" w:rsidRPr="0096661F" w:rsidRDefault="0088137C" w:rsidP="0088137C">
      <w:r>
        <w:t>U</w:t>
      </w:r>
      <w:r>
        <w:rPr>
          <w:rFonts w:hint="eastAsia"/>
        </w:rPr>
        <w:t>sers c</w:t>
      </w:r>
      <w:r>
        <w:t>an</w:t>
      </w:r>
      <w:r>
        <w:rPr>
          <w:rFonts w:hint="eastAsia"/>
        </w:rPr>
        <w:t xml:space="preserve"> set the number of bases on the splice junction. 4 is by default.</w:t>
      </w:r>
    </w:p>
    <w:p w14:paraId="6AB2572C" w14:textId="77777777" w:rsidR="0088137C" w:rsidRPr="00EE0BDF" w:rsidRDefault="0088137C" w:rsidP="0088137C">
      <w:pPr>
        <w:pStyle w:val="3"/>
        <w:widowControl w:val="0"/>
        <w:tabs>
          <w:tab w:val="left" w:pos="630"/>
        </w:tabs>
        <w:spacing w:before="0" w:after="120"/>
        <w:ind w:left="442" w:hanging="442"/>
        <w:jc w:val="both"/>
      </w:pPr>
      <w:r w:rsidRPr="00EE0BDF">
        <w:t>K</w:t>
      </w:r>
      <w:r w:rsidRPr="00EE0BDF">
        <w:rPr>
          <w:rFonts w:hint="eastAsia"/>
        </w:rPr>
        <w:t xml:space="preserve">nown </w:t>
      </w:r>
      <w:r w:rsidRPr="00EE0BDF">
        <w:t xml:space="preserve">SNVs </w:t>
      </w:r>
      <w:r>
        <w:t>F</w:t>
      </w:r>
      <w:r w:rsidRPr="00EE0BDF">
        <w:t>ilter</w:t>
      </w:r>
    </w:p>
    <w:p w14:paraId="56C72540" w14:textId="77777777" w:rsidR="0088137C" w:rsidRDefault="0088137C" w:rsidP="0088137C">
      <w:pPr>
        <w:ind w:firstLine="420"/>
      </w:pPr>
      <w:r>
        <w:t>A candidate site will be filtered out if it is a known variants.</w:t>
      </w:r>
      <w:r>
        <w:rPr>
          <w:rFonts w:hint="eastAsia"/>
        </w:rPr>
        <w:t xml:space="preserve"> It is a necessary</w:t>
      </w:r>
      <w:r>
        <w:t xml:space="preserve"> in the analyses</w:t>
      </w:r>
      <w:r>
        <w:rPr>
          <w:rFonts w:hint="eastAsia"/>
        </w:rPr>
        <w:t>.</w:t>
      </w:r>
    </w:p>
    <w:p w14:paraId="30ECE22A" w14:textId="77777777" w:rsidR="0088137C" w:rsidRDefault="0088137C" w:rsidP="0088137C">
      <w:pPr>
        <w:pStyle w:val="3"/>
        <w:widowControl w:val="0"/>
        <w:tabs>
          <w:tab w:val="left" w:pos="450"/>
          <w:tab w:val="left" w:pos="630"/>
        </w:tabs>
        <w:spacing w:before="0" w:after="120"/>
        <w:ind w:left="442" w:hanging="442"/>
        <w:jc w:val="both"/>
      </w:pPr>
      <w:bookmarkStart w:id="744" w:name="OLE_LINK1"/>
      <w:r>
        <w:t>S</w:t>
      </w:r>
      <w:r w:rsidRPr="00EE0BDF">
        <w:rPr>
          <w:rFonts w:hint="eastAsia"/>
        </w:rPr>
        <w:t>tatistical</w:t>
      </w:r>
      <w:r>
        <w:t xml:space="preserve"> Filter</w:t>
      </w:r>
    </w:p>
    <w:bookmarkEnd w:id="744"/>
    <w:p w14:paraId="0AAD3DE7" w14:textId="77777777" w:rsidR="0088137C" w:rsidRPr="009A719E" w:rsidRDefault="0088137C" w:rsidP="0088137C">
      <w:pPr>
        <w:pStyle w:val="3"/>
        <w:widowControl w:val="0"/>
        <w:tabs>
          <w:tab w:val="left" w:pos="450"/>
          <w:tab w:val="left" w:pos="630"/>
        </w:tabs>
        <w:spacing w:before="0" w:after="120"/>
        <w:ind w:left="442" w:hanging="442"/>
        <w:jc w:val="both"/>
      </w:pPr>
      <w:r>
        <w:t>Fisher Exact Test</w:t>
      </w:r>
    </w:p>
    <w:p w14:paraId="332C75D3" w14:textId="77777777" w:rsidR="0088137C" w:rsidRDefault="0088137C" w:rsidP="0088137C">
      <w:r>
        <w:t xml:space="preserve">First, users need to get </w:t>
      </w:r>
      <w:r w:rsidRPr="00856CBC">
        <w:rPr>
          <w:i/>
        </w:rPr>
        <w:t>R</w:t>
      </w:r>
      <w:r>
        <w:t xml:space="preserve"> installed, and install the package “rjava” , and ”qvalue” as below </w:t>
      </w:r>
    </w:p>
    <w:p w14:paraId="4BB0EE40" w14:textId="77777777" w:rsidR="0088137C" w:rsidRDefault="0088137C" w:rsidP="0088137C">
      <w:pPr>
        <w:rPr>
          <w:rFonts w:ascii="Times New Roman" w:hAnsi="Times New Roman"/>
          <w:sz w:val="24"/>
        </w:rPr>
      </w:pPr>
      <w:r w:rsidRPr="0023723A">
        <w:rPr>
          <w:rFonts w:ascii="Times New Roman" w:hAnsi="Times New Roman"/>
          <w:sz w:val="24"/>
        </w:rPr>
        <w:t>source</w:t>
      </w:r>
      <w:r>
        <w:rPr>
          <w:rFonts w:ascii="Times New Roman" w:hAnsi="Times New Roman"/>
          <w:sz w:val="24"/>
        </w:rPr>
        <w:t xml:space="preserve"> </w:t>
      </w:r>
      <w:r w:rsidRPr="0023723A">
        <w:rPr>
          <w:rFonts w:ascii="Times New Roman" w:hAnsi="Times New Roman"/>
          <w:sz w:val="24"/>
        </w:rPr>
        <w:t>("http://bioconductor.org/biocLite.R")</w:t>
      </w:r>
      <w:r>
        <w:rPr>
          <w:rFonts w:ascii="Times New Roman" w:hAnsi="Times New Roman"/>
          <w:sz w:val="24"/>
        </w:rPr>
        <w:t xml:space="preserve"> </w:t>
      </w:r>
    </w:p>
    <w:p w14:paraId="5DB0FBD8" w14:textId="77777777" w:rsidR="0088137C" w:rsidRDefault="0088137C" w:rsidP="0088137C">
      <w:r w:rsidRPr="0023723A">
        <w:t>biocLite("qvalue")</w:t>
      </w:r>
      <w:r>
        <w:t xml:space="preserve"> </w:t>
      </w:r>
    </w:p>
    <w:p w14:paraId="53378792" w14:textId="77777777" w:rsidR="00B71194" w:rsidRDefault="00B71194" w:rsidP="00B71194">
      <w:pPr>
        <w:rPr>
          <w:ins w:id="745" w:author="Xing Li" w:date="2014-09-28T17:11:00Z"/>
          <w:i/>
        </w:rPr>
      </w:pPr>
      <w:ins w:id="746" w:author="Xing Li" w:date="2014-09-28T17:11:00Z">
        <w:r>
          <w:rPr>
            <w:i/>
          </w:rPr>
          <w:t>Please provide the detail of how fisher exact test was performed.</w:t>
        </w:r>
      </w:ins>
    </w:p>
    <w:p w14:paraId="2FAF8CA6" w14:textId="77777777" w:rsidR="0088137C" w:rsidRPr="00EE0BDF" w:rsidRDefault="0088137C" w:rsidP="0088137C">
      <w:r w:rsidRPr="00856CBC">
        <w:rPr>
          <w:i/>
        </w:rPr>
        <w:t>R</w:t>
      </w:r>
      <w:r>
        <w:t xml:space="preserve"> is efficient in performing statistical tests,. </w:t>
      </w:r>
      <w:r w:rsidRPr="00856CBC">
        <w:rPr>
          <w:i/>
        </w:rPr>
        <w:t>P</w:t>
      </w:r>
      <w:r w:rsidRPr="00EE0BDF">
        <w:t xml:space="preserve"> value will be calculated </w:t>
      </w:r>
      <w:r>
        <w:t>through rJava, andits</w:t>
      </w:r>
      <w:r w:rsidRPr="00EE0BDF">
        <w:t xml:space="preserve"> threshold </w:t>
      </w:r>
      <w:r>
        <w:t>can be</w:t>
      </w:r>
      <w:r w:rsidRPr="00EE0BDF">
        <w:t xml:space="preserve"> set by user</w:t>
      </w:r>
      <w:r>
        <w:t xml:space="preserve"> (default: 0.05)</w:t>
      </w:r>
      <w:r>
        <w:rPr>
          <w:rFonts w:hint="eastAsia"/>
        </w:rPr>
        <w:t>.</w:t>
      </w:r>
      <w:r>
        <w:t xml:space="preserve"> We used false discovery rate (FDR) to correct for multiple testing (q-value).</w:t>
      </w:r>
    </w:p>
    <w:p w14:paraId="7CB37F36" w14:textId="77777777" w:rsidR="0088137C" w:rsidRPr="007500F7" w:rsidRDefault="0088137C" w:rsidP="0088137C">
      <w:pPr>
        <w:pStyle w:val="2"/>
        <w:spacing w:before="0" w:after="120"/>
        <w:ind w:left="0"/>
        <w:rPr>
          <w:sz w:val="22"/>
          <w:szCs w:val="22"/>
        </w:rPr>
      </w:pPr>
      <w:r w:rsidRPr="007500F7">
        <w:rPr>
          <w:rFonts w:hint="eastAsia"/>
          <w:sz w:val="22"/>
          <w:szCs w:val="22"/>
        </w:rPr>
        <w:t xml:space="preserve">DNA-RNA </w:t>
      </w:r>
      <w:r>
        <w:rPr>
          <w:sz w:val="22"/>
          <w:szCs w:val="22"/>
        </w:rPr>
        <w:t>M</w:t>
      </w:r>
      <w:r w:rsidRPr="007500F7">
        <w:rPr>
          <w:rFonts w:hint="eastAsia"/>
          <w:sz w:val="22"/>
          <w:szCs w:val="22"/>
        </w:rPr>
        <w:t>ode</w:t>
      </w:r>
    </w:p>
    <w:p w14:paraId="0D2442B1" w14:textId="77777777" w:rsidR="0088137C" w:rsidRPr="00EE0BDF" w:rsidRDefault="0088137C" w:rsidP="0088137C">
      <w:pPr>
        <w:pStyle w:val="3"/>
        <w:widowControl w:val="0"/>
        <w:tabs>
          <w:tab w:val="left" w:pos="450"/>
          <w:tab w:val="left" w:pos="630"/>
          <w:tab w:val="left" w:pos="720"/>
        </w:tabs>
        <w:spacing w:before="0" w:after="120"/>
        <w:ind w:left="442" w:hanging="442"/>
        <w:jc w:val="both"/>
      </w:pPr>
      <w:r>
        <w:rPr>
          <w:rFonts w:hint="eastAsia"/>
        </w:rPr>
        <w:t xml:space="preserve">DNA-RNA </w:t>
      </w:r>
      <w:r>
        <w:t>F</w:t>
      </w:r>
      <w:r>
        <w:rPr>
          <w:rFonts w:hint="eastAsia"/>
        </w:rPr>
        <w:t>ilter</w:t>
      </w:r>
    </w:p>
    <w:p w14:paraId="431F2E62" w14:textId="77777777" w:rsidR="0088137C" w:rsidRDefault="0088137C" w:rsidP="0088137C">
      <w:r>
        <w:t xml:space="preserve">RNA-editing means </w:t>
      </w:r>
      <w:r>
        <w:rPr>
          <w:rFonts w:hint="eastAsia"/>
        </w:rPr>
        <w:t>bases are polymer</w:t>
      </w:r>
      <w:r>
        <w:t xml:space="preserve"> in RNA while </w:t>
      </w:r>
      <w:r>
        <w:rPr>
          <w:rFonts w:hint="eastAsia"/>
        </w:rPr>
        <w:t xml:space="preserve">in </w:t>
      </w:r>
      <w:r>
        <w:t xml:space="preserve">DNA </w:t>
      </w:r>
      <w:r>
        <w:rPr>
          <w:rFonts w:hint="eastAsia"/>
        </w:rPr>
        <w:t xml:space="preserve">are </w:t>
      </w:r>
      <w:r>
        <w:t xml:space="preserve">not. </w:t>
      </w:r>
      <w:r>
        <w:rPr>
          <w:rFonts w:hint="eastAsia"/>
        </w:rPr>
        <w:t xml:space="preserve">So we will filter out all sites when DNA and RNA data is </w:t>
      </w:r>
      <w:r>
        <w:t>the same</w:t>
      </w:r>
      <w:r>
        <w:rPr>
          <w:rFonts w:hint="eastAsia"/>
        </w:rPr>
        <w:t xml:space="preserve"> in one base.</w:t>
      </w:r>
    </w:p>
    <w:p w14:paraId="1E433447" w14:textId="77777777" w:rsidR="0088137C" w:rsidRPr="003D22D7" w:rsidRDefault="0088137C" w:rsidP="0088137C">
      <w:pPr>
        <w:pStyle w:val="3"/>
        <w:tabs>
          <w:tab w:val="left" w:pos="630"/>
          <w:tab w:val="left" w:pos="720"/>
        </w:tabs>
        <w:spacing w:before="0" w:after="120"/>
        <w:ind w:left="442" w:hanging="442"/>
      </w:pPr>
      <w:r w:rsidRPr="00B37FD5">
        <w:t xml:space="preserve">Likelihood </w:t>
      </w:r>
      <w:r>
        <w:t>R</w:t>
      </w:r>
      <w:r w:rsidRPr="00B37FD5">
        <w:t>atio (</w:t>
      </w:r>
      <w:r w:rsidRPr="003D22D7">
        <w:t>LLR)</w:t>
      </w:r>
      <w:r>
        <w:t xml:space="preserve"> Test</w:t>
      </w:r>
    </w:p>
    <w:p w14:paraId="133956FF" w14:textId="77777777" w:rsidR="0088137C" w:rsidRDefault="0088137C" w:rsidP="0088137C">
      <w:pPr>
        <w:sectPr w:rsidR="0088137C" w:rsidSect="00F56258">
          <w:pgSz w:w="12240" w:h="15840"/>
          <w:pgMar w:top="1418" w:right="1418" w:bottom="1418" w:left="1418" w:header="851" w:footer="992" w:gutter="0"/>
          <w:cols w:space="425"/>
          <w:titlePg/>
          <w:docGrid w:type="lines" w:linePitch="312"/>
        </w:sectPr>
      </w:pPr>
      <w:r>
        <w:t xml:space="preserve">We used the method in </w:t>
      </w:r>
      <w:r w:rsidRPr="00822050">
        <w:t xml:space="preserve">Chepelev </w:t>
      </w:r>
      <w:r>
        <w:fldChar w:fldCharType="begin"/>
      </w:r>
      <w:r>
        <w:instrText xml:space="preserve"> ADDIN PAPERS2_CITATIONS &lt;citation&gt;&lt;uuid&gt;9D4494ED-7AD9-46BE-B36C-F9883137052A&lt;/uuid&gt;&lt;priority&gt;0&lt;/priority&gt;&lt;publications&gt;&lt;publication&gt;&lt;uuid&gt;D12A9EE3-CA9F-421F-92EF-A741DB5CD7D3&lt;/uuid&gt;&lt;volume&gt;815&lt;/volume&gt;&lt;doi&gt;10.1007/978-1-61779-424-7_8&lt;/doi&gt;&lt;subtitle&gt;Methods in Molecular Biology&lt;/subtitle&gt;&lt;startpage&gt;91&lt;/startpage&gt;&lt;publication_date&gt;99201111041200000000222000&lt;/publication_date&gt;&lt;url&gt;http://www.springerlink.com/index/10.1007/978-1-61779-424-7_8&lt;/url&gt;&lt;type&gt;-1000&lt;/type&gt;&lt;title&gt;Detection of RNA Editing Events in Human Cells Using High-Throughput Sequencing&lt;/title&gt;&lt;publisher&gt;Springer New York&lt;/publisher&gt;&lt;location&gt;200,4,40.7143528,-74.0059731&lt;/location&gt;&lt;number&gt;Chapter 8&lt;/number&gt;&lt;subtype&gt;-1000&lt;/subtype&gt;&lt;place&gt;New York, NY&lt;/place&gt;&lt;endpage&gt;102&lt;/endpage&gt;&lt;bundle&gt;&lt;publication&gt;&lt;location&gt;200,4,40.7143528,-74.0059731&lt;/location&gt;&lt;uuid&gt;80DD4A1D-4326-4688-9F88-8A6D2AE028EE&lt;/uuid&gt;&lt;subtype&gt;0&lt;/subtype&gt;&lt;publisher&gt;Springer New York&lt;/publisher&gt;&lt;type&gt;0&lt;/type&gt;&lt;place&gt;New York, NY&lt;/place&gt;&lt;publication_date&gt;99201111041200000000222000&lt;/publication_date&gt;&lt;/publication&gt;&lt;/bundle&gt;&lt;authors&gt;&lt;author&gt;&lt;firstName&gt;Iouri&lt;/firstName&gt;&lt;lastName&gt;Chepelev&lt;/lastName&gt;&lt;/author&gt;&lt;/authors&gt;&lt;/publication&gt;&lt;/publications&gt;&lt;cites&gt;&lt;/cites&gt;&lt;/citation&gt;</w:instrText>
      </w:r>
      <w:r>
        <w:fldChar w:fldCharType="separate"/>
      </w:r>
      <w:r>
        <w:rPr>
          <w:rFonts w:ascii="Cambria" w:eastAsia="宋体" w:hAnsi="Cambria" w:cs="Cambria"/>
          <w:kern w:val="0"/>
          <w:szCs w:val="22"/>
        </w:rPr>
        <w:t>{Chepelev:2011ia}</w:t>
      </w:r>
      <w:r>
        <w:fldChar w:fldCharType="end"/>
      </w:r>
      <w:r>
        <w:t xml:space="preserve"> to calculate LLR. </w:t>
      </w:r>
      <w:r w:rsidRPr="00EE0BDF">
        <w:t xml:space="preserve">The ratio between LLR calculated by </w:t>
      </w:r>
      <w:r>
        <w:t xml:space="preserve">the </w:t>
      </w:r>
      <w:r w:rsidRPr="00EE0BDF">
        <w:t>current editing level and no</w:t>
      </w:r>
      <w:r>
        <w:t xml:space="preserve">n-editing level is set by user (while 4 is recommended). The number represent probability ratio which can be calculated as pow(10,number). 4 represent 10000 times and 3 represent 1000 times and so on. </w:t>
      </w:r>
      <w:r w:rsidRPr="00EE0BDF">
        <w:t>The specificity will improve while sensitivity will decline with ratio increasing.</w:t>
      </w:r>
    </w:p>
    <w:p w14:paraId="19CB27E4" w14:textId="77777777" w:rsidR="0088137C" w:rsidRDefault="0088137C" w:rsidP="0088137C">
      <w:pPr>
        <w:pStyle w:val="1"/>
        <w:spacing w:before="0"/>
      </w:pPr>
      <w:bookmarkStart w:id="747" w:name="_Ref400376260"/>
      <w:r>
        <w:rPr>
          <w:rFonts w:hint="eastAsia"/>
        </w:rPr>
        <w:t>Reports</w:t>
      </w:r>
      <w:r>
        <w:rPr>
          <w:rStyle w:val="af9"/>
          <w:rFonts w:eastAsiaTheme="minorEastAsia"/>
          <w:b w:val="0"/>
          <w:bCs w:val="0"/>
          <w:kern w:val="2"/>
        </w:rPr>
        <w:commentReference w:id="748"/>
      </w:r>
      <w:bookmarkEnd w:id="747"/>
    </w:p>
    <w:p w14:paraId="21C61299" w14:textId="6A87A89C" w:rsidR="0088137C" w:rsidRPr="00EE0BDF" w:rsidRDefault="0088137C" w:rsidP="0088137C">
      <w:r w:rsidRPr="00EE0BDF">
        <w:t xml:space="preserve">The </w:t>
      </w:r>
      <w:ins w:id="749" w:author="Xing Li" w:date="2014-10-06T16:28:00Z">
        <w:r w:rsidR="00272F47" w:rsidRPr="00272F47">
          <w:rPr>
            <w:i/>
            <w:rPrChange w:id="750" w:author="Xing Li" w:date="2014-10-06T16:28:00Z">
              <w:rPr/>
            </w:rPrChange>
          </w:rPr>
          <w:fldChar w:fldCharType="begin"/>
        </w:r>
        <w:r w:rsidR="00272F47" w:rsidRPr="00272F47">
          <w:rPr>
            <w:i/>
            <w:rPrChange w:id="751" w:author="Xing Li" w:date="2014-10-06T16:28:00Z">
              <w:rPr/>
            </w:rPrChange>
          </w:rPr>
          <w:instrText xml:space="preserve"> REF _Ref400376260 \h </w:instrText>
        </w:r>
      </w:ins>
      <w:r w:rsidR="00272F47">
        <w:rPr>
          <w:i/>
        </w:rPr>
        <w:instrText xml:space="preserve"> \* MERGEFORMAT </w:instrText>
      </w:r>
      <w:r w:rsidR="00272F47" w:rsidRPr="00272F47">
        <w:rPr>
          <w:i/>
          <w:rPrChange w:id="752" w:author="Xing Li" w:date="2014-10-06T16:28:00Z">
            <w:rPr>
              <w:i/>
            </w:rPr>
          </w:rPrChange>
        </w:rPr>
      </w:r>
      <w:r w:rsidR="00272F47" w:rsidRPr="00272F47">
        <w:rPr>
          <w:i/>
          <w:rPrChange w:id="753" w:author="Xing Li" w:date="2014-10-06T16:28:00Z">
            <w:rPr/>
          </w:rPrChange>
        </w:rPr>
        <w:fldChar w:fldCharType="separate"/>
      </w:r>
      <w:commentRangeStart w:id="748"/>
      <w:ins w:id="754" w:author="Xing Li" w:date="2014-10-06T22:06:00Z">
        <w:r w:rsidR="00937986" w:rsidRPr="00937986">
          <w:rPr>
            <w:i/>
            <w:rPrChange w:id="755" w:author="Xing Li" w:date="2014-10-06T22:06:00Z">
              <w:rPr/>
            </w:rPrChange>
          </w:rPr>
          <w:t>Reports</w:t>
        </w:r>
      </w:ins>
      <w:commentRangeEnd w:id="748"/>
      <w:ins w:id="756" w:author="Xing Li" w:date="2014-10-06T16:28:00Z">
        <w:r w:rsidR="00272F47" w:rsidRPr="00272F47">
          <w:rPr>
            <w:i/>
            <w:rPrChange w:id="757" w:author="Xing Li" w:date="2014-10-06T16:28:00Z">
              <w:rPr/>
            </w:rPrChange>
          </w:rPr>
          <w:fldChar w:fldCharType="end"/>
        </w:r>
        <w:r w:rsidR="00272F47">
          <w:t xml:space="preserve"> </w:t>
        </w:r>
      </w:ins>
      <w:del w:id="758" w:author="Xing Li" w:date="2014-10-06T16:28:00Z">
        <w:r w:rsidRPr="00EE0BDF" w:rsidDel="00272F47">
          <w:delText xml:space="preserve">Reports </w:delText>
        </w:r>
        <w:r w:rsidDel="00272F47">
          <w:delText>Section</w:delText>
        </w:r>
        <w:r w:rsidRPr="00EE0BDF" w:rsidDel="00272F47">
          <w:delText xml:space="preserve"> </w:delText>
        </w:r>
      </w:del>
      <w:ins w:id="759" w:author="Xing Li" w:date="2014-10-06T16:28:00Z">
        <w:r w:rsidR="00272F47">
          <w:t>section</w:t>
        </w:r>
        <w:r w:rsidR="00272F47" w:rsidRPr="00EE0BDF">
          <w:t xml:space="preserve"> </w:t>
        </w:r>
      </w:ins>
      <w:r w:rsidRPr="00EE0BDF">
        <w:t>allows you to construct a report based</w:t>
      </w:r>
      <w:r>
        <w:t xml:space="preserve"> on the fiteration and statistical tests illustrated before</w:t>
      </w:r>
      <w:ins w:id="760" w:author="Xing Li" w:date="2014-10-06T16:54:00Z">
        <w:r w:rsidR="001348DB">
          <w:t xml:space="preserve">. </w:t>
        </w:r>
      </w:ins>
      <w:ins w:id="761" w:author="Xing Li" w:date="2014-10-06T16:57:00Z">
        <w:r w:rsidR="001348DB">
          <w:t xml:space="preserve">The reports are based on probeset/probelists or data from database. </w:t>
        </w:r>
      </w:ins>
      <w:ins w:id="762" w:author="Xing Li" w:date="2014-10-06T16:58:00Z">
        <w:r w:rsidR="001348DB">
          <w:t xml:space="preserve">There are three ways to present RNA-editing sites, which are </w:t>
        </w:r>
      </w:ins>
      <w:ins w:id="763" w:author="Xing Li" w:date="2014-10-06T17:00:00Z">
        <w:r w:rsidR="001348DB">
          <w:t xml:space="preserve">Variant Distribution, Sites Distribution and Filter Reports. </w:t>
        </w:r>
      </w:ins>
      <w:del w:id="764" w:author="Xing Li" w:date="2014-10-06T16:54:00Z">
        <w:r w:rsidRPr="00EE0BDF" w:rsidDel="001348DB">
          <w:delText xml:space="preserve">. </w:delText>
        </w:r>
      </w:del>
      <w:del w:id="765" w:author="Xing Li" w:date="2014-10-06T16:30:00Z">
        <w:r w:rsidRPr="00EE0BDF" w:rsidDel="00272F47">
          <w:delText xml:space="preserve">Statistical analyses provide a series of statistics about the currently </w:delText>
        </w:r>
      </w:del>
      <w:del w:id="766" w:author="Xing Li" w:date="2014-10-06T16:29:00Z">
        <w:r w:rsidRPr="00EE0BDF" w:rsidDel="00272F47">
          <w:delText>visible datastores</w:delText>
        </w:r>
      </w:del>
      <w:del w:id="767" w:author="Xing Li" w:date="2014-10-06T16:30:00Z">
        <w:r w:rsidRPr="00EE0BDF" w:rsidDel="00272F47">
          <w:delText xml:space="preserve">. </w:delText>
        </w:r>
      </w:del>
      <w:del w:id="768" w:author="Xing Li" w:date="2014-10-06T16:51:00Z">
        <w:r w:rsidRPr="00EE0BDF" w:rsidDel="001348DB">
          <w:delText>Variant distribution and colored filter can provide a quick overview of your data to allow quick comparisons of different data stores</w:delText>
        </w:r>
      </w:del>
      <w:del w:id="769" w:author="Xing Li" w:date="2014-10-06T16:54:00Z">
        <w:r w:rsidRPr="00EE0BDF" w:rsidDel="001348DB">
          <w:delText xml:space="preserve">. </w:delText>
        </w:r>
      </w:del>
      <w:commentRangeStart w:id="770"/>
      <w:commentRangeStart w:id="771"/>
      <w:del w:id="772" w:author="Xing Li" w:date="2014-10-06T17:01:00Z">
        <w:r w:rsidRPr="00EE0BDF" w:rsidDel="001348DB">
          <w:delText>If</w:delText>
        </w:r>
      </w:del>
      <w:ins w:id="773" w:author="Xing Li" w:date="2014-10-06T17:01:00Z">
        <w:r w:rsidR="001348DB">
          <w:t xml:space="preserve">The report </w:t>
        </w:r>
        <w:r w:rsidR="00160367">
          <w:t xml:space="preserve">plot </w:t>
        </w:r>
        <w:r w:rsidR="001348DB">
          <w:t>can be exported</w:t>
        </w:r>
      </w:ins>
      <w:ins w:id="774" w:author="Xing Li" w:date="2014-10-06T17:02:00Z">
        <w:r w:rsidR="00160367">
          <w:t xml:space="preserve"> </w:t>
        </w:r>
      </w:ins>
      <w:ins w:id="775" w:author="Xing Li" w:date="2014-10-06T17:04:00Z">
        <w:r w:rsidR="00160367">
          <w:t xml:space="preserve">as </w:t>
        </w:r>
      </w:ins>
      <w:ins w:id="776" w:author="Xing Li" w:date="2014-10-06T17:03:00Z">
        <w:r w:rsidR="00160367">
          <w:t xml:space="preserve">described in </w:t>
        </w:r>
        <w:r w:rsidR="00160367" w:rsidRPr="00160367">
          <w:rPr>
            <w:i/>
            <w:rPrChange w:id="777" w:author="Xing Li" w:date="2014-10-06T17:03:00Z">
              <w:rPr/>
            </w:rPrChange>
          </w:rPr>
          <w:fldChar w:fldCharType="begin"/>
        </w:r>
        <w:r w:rsidR="00160367" w:rsidRPr="00160367">
          <w:rPr>
            <w:i/>
            <w:rPrChange w:id="778" w:author="Xing Li" w:date="2014-10-06T17:03:00Z">
              <w:rPr/>
            </w:rPrChange>
          </w:rPr>
          <w:instrText xml:space="preserve"> REF _Ref400378353 \h </w:instrText>
        </w:r>
      </w:ins>
      <w:r w:rsidR="00160367">
        <w:rPr>
          <w:i/>
        </w:rPr>
        <w:instrText xml:space="preserve"> \* MERGEFORMAT </w:instrText>
      </w:r>
      <w:r w:rsidR="00160367" w:rsidRPr="00160367">
        <w:rPr>
          <w:i/>
          <w:rPrChange w:id="779" w:author="Xing Li" w:date="2014-10-06T17:03:00Z">
            <w:rPr>
              <w:i/>
            </w:rPr>
          </w:rPrChange>
        </w:rPr>
      </w:r>
      <w:r w:rsidR="00160367" w:rsidRPr="00160367">
        <w:rPr>
          <w:i/>
          <w:rPrChange w:id="780" w:author="Xing Li" w:date="2014-10-06T17:03:00Z">
            <w:rPr/>
          </w:rPrChange>
        </w:rPr>
        <w:fldChar w:fldCharType="separate"/>
      </w:r>
      <w:ins w:id="781" w:author="Xing Li" w:date="2014-10-06T22:06:00Z">
        <w:r w:rsidR="00937986" w:rsidRPr="00937986">
          <w:rPr>
            <w:i/>
            <w:szCs w:val="22"/>
            <w:rPrChange w:id="782" w:author="Xing Li" w:date="2014-10-06T22:06:00Z">
              <w:rPr>
                <w:szCs w:val="22"/>
              </w:rPr>
            </w:rPrChange>
          </w:rPr>
          <w:t>Saving Images</w:t>
        </w:r>
      </w:ins>
      <w:ins w:id="783" w:author="Xing Li" w:date="2014-10-06T17:03:00Z">
        <w:r w:rsidR="00160367" w:rsidRPr="00160367">
          <w:rPr>
            <w:i/>
            <w:rPrChange w:id="784" w:author="Xing Li" w:date="2014-10-06T17:03:00Z">
              <w:rPr/>
            </w:rPrChange>
          </w:rPr>
          <w:fldChar w:fldCharType="end"/>
        </w:r>
        <w:r w:rsidR="00160367">
          <w:t xml:space="preserve"> section</w:t>
        </w:r>
      </w:ins>
      <w:del w:id="785" w:author="Xing Li" w:date="2014-10-06T17:02:00Z">
        <w:r w:rsidRPr="00EE0BDF" w:rsidDel="00160367">
          <w:delText xml:space="preserve"> you need detailed information </w:delText>
        </w:r>
      </w:del>
      <w:del w:id="786" w:author="Xing Li" w:date="2014-10-06T17:03:00Z">
        <w:r w:rsidRPr="00EE0BDF" w:rsidDel="00160367">
          <w:delText xml:space="preserve">in </w:delText>
        </w:r>
      </w:del>
      <w:del w:id="787" w:author="Xing Li" w:date="2014-10-06T17:02:00Z">
        <w:r w:rsidRPr="00EE0BDF" w:rsidDel="00160367">
          <w:delText xml:space="preserve">word </w:delText>
        </w:r>
      </w:del>
      <w:del w:id="788" w:author="Xing Li" w:date="2014-10-06T17:03:00Z">
        <w:r w:rsidRPr="00EE0BDF" w:rsidDel="00160367">
          <w:delText>format</w:delText>
        </w:r>
      </w:del>
      <w:ins w:id="789" w:author="Xing Li" w:date="2014-10-06T17:04:00Z">
        <w:r w:rsidR="00160367">
          <w:t>. If you need more RNA-editing sites information</w:t>
        </w:r>
      </w:ins>
      <w:ins w:id="790" w:author="Xing Li" w:date="2014-10-06T17:05:00Z">
        <w:r w:rsidR="00160367">
          <w:t>, you can export the result in a text format.</w:t>
        </w:r>
      </w:ins>
      <w:del w:id="791" w:author="Xing Li" w:date="2014-10-06T17:04:00Z">
        <w:r w:rsidRPr="00EE0BDF" w:rsidDel="00160367">
          <w:delText xml:space="preserve">, </w:delText>
        </w:r>
      </w:del>
      <w:del w:id="792" w:author="Xing Li" w:date="2014-10-06T17:05:00Z">
        <w:r w:rsidRPr="00EE0BDF" w:rsidDel="00160367">
          <w:delText>filter reports meet your demand.</w:delText>
        </w:r>
        <w:commentRangeEnd w:id="770"/>
        <w:r w:rsidDel="00160367">
          <w:rPr>
            <w:rStyle w:val="af9"/>
          </w:rPr>
          <w:commentReference w:id="770"/>
        </w:r>
        <w:commentRangeEnd w:id="771"/>
        <w:r w:rsidR="003A2B28" w:rsidDel="00160367">
          <w:rPr>
            <w:rStyle w:val="af9"/>
          </w:rPr>
          <w:commentReference w:id="771"/>
        </w:r>
      </w:del>
    </w:p>
    <w:p w14:paraId="46C436F9" w14:textId="77777777" w:rsidR="0088137C" w:rsidRPr="002005FC" w:rsidRDefault="0088137C">
      <w:pPr>
        <w:pStyle w:val="2"/>
        <w:spacing w:before="0" w:after="120"/>
        <w:ind w:left="0"/>
        <w:rPr>
          <w:sz w:val="22"/>
          <w:szCs w:val="22"/>
        </w:rPr>
        <w:pPrChange w:id="793" w:author="Xing Li" w:date="2014-10-06T21:19:00Z">
          <w:pPr>
            <w:pStyle w:val="2"/>
            <w:tabs>
              <w:tab w:val="left" w:pos="450"/>
            </w:tabs>
            <w:spacing w:before="0" w:after="120"/>
            <w:ind w:left="0"/>
          </w:pPr>
        </w:pPrChange>
      </w:pPr>
      <w:bookmarkStart w:id="794" w:name="_Ref399661031"/>
      <w:r w:rsidRPr="002005FC">
        <w:rPr>
          <w:sz w:val="22"/>
          <w:szCs w:val="22"/>
        </w:rPr>
        <w:t>V</w:t>
      </w:r>
      <w:r w:rsidRPr="002005FC">
        <w:rPr>
          <w:rFonts w:hint="eastAsia"/>
          <w:sz w:val="22"/>
          <w:szCs w:val="22"/>
        </w:rPr>
        <w:t xml:space="preserve">ariant </w:t>
      </w:r>
      <w:r w:rsidRPr="002005FC">
        <w:rPr>
          <w:sz w:val="22"/>
          <w:szCs w:val="22"/>
        </w:rPr>
        <w:t>distribution</w:t>
      </w:r>
      <w:r>
        <w:rPr>
          <w:sz w:val="22"/>
          <w:szCs w:val="22"/>
        </w:rPr>
        <w:t xml:space="preserve"> (in a karyogram view)</w:t>
      </w:r>
      <w:bookmarkEnd w:id="794"/>
    </w:p>
    <w:p w14:paraId="55217332" w14:textId="77777777" w:rsidR="00160367" w:rsidRDefault="00160367" w:rsidP="0088137C">
      <w:pPr>
        <w:rPr>
          <w:ins w:id="795" w:author="Xing Li" w:date="2014-10-06T17:09:00Z"/>
        </w:rPr>
      </w:pPr>
      <w:ins w:id="796" w:author="Xing Li" w:date="2014-10-06T17:06:00Z">
        <w:r>
          <w:t>Viriant distribution plot shows all RNA-editing variant type information</w:t>
        </w:r>
      </w:ins>
      <w:ins w:id="797" w:author="Xing Li" w:date="2014-10-06T17:08:00Z">
        <w:r>
          <w:t xml:space="preserve"> when given a probelist</w:t>
        </w:r>
      </w:ins>
      <w:ins w:id="798" w:author="Xing Li" w:date="2014-10-06T17:06:00Z">
        <w:r>
          <w:t>.</w:t>
        </w:r>
      </w:ins>
      <w:ins w:id="799" w:author="Xing Li" w:date="2014-10-06T17:08:00Z">
        <w:r>
          <w:t xml:space="preserve"> </w:t>
        </w:r>
      </w:ins>
      <w:ins w:id="800" w:author="Xing Li" w:date="2014-10-06T17:09:00Z">
        <w:r>
          <w:t>Shown as follow.</w:t>
        </w:r>
      </w:ins>
    </w:p>
    <w:p w14:paraId="7D85AAAF" w14:textId="47D16C27" w:rsidR="00160367" w:rsidRDefault="00160367">
      <w:pPr>
        <w:keepNext/>
        <w:ind w:firstLine="0"/>
        <w:jc w:val="center"/>
        <w:rPr>
          <w:ins w:id="801" w:author="Xing Li" w:date="2014-10-06T17:09:00Z"/>
        </w:rPr>
        <w:pPrChange w:id="802" w:author="Xing Li" w:date="2014-10-06T17:09:00Z">
          <w:pPr>
            <w:ind w:firstLine="0"/>
            <w:jc w:val="center"/>
          </w:pPr>
        </w:pPrChange>
      </w:pPr>
      <w:ins w:id="803" w:author="Xing Li" w:date="2014-10-06T17:09:00Z">
        <w:r>
          <w:rPr>
            <w:noProof/>
          </w:rPr>
          <w:drawing>
            <wp:inline distT="0" distB="0" distL="0" distR="0" wp14:anchorId="702BEFC2" wp14:editId="54218B91">
              <wp:extent cx="4394199" cy="329565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99016" cy="3299263"/>
                      </a:xfrm>
                      <a:prstGeom prst="rect">
                        <a:avLst/>
                      </a:prstGeom>
                    </pic:spPr>
                  </pic:pic>
                </a:graphicData>
              </a:graphic>
            </wp:inline>
          </w:drawing>
        </w:r>
      </w:ins>
    </w:p>
    <w:p w14:paraId="664D4897" w14:textId="5A5E978D" w:rsidR="00160367" w:rsidRDefault="00160367">
      <w:pPr>
        <w:pStyle w:val="afd"/>
        <w:jc w:val="center"/>
        <w:rPr>
          <w:ins w:id="804" w:author="Xing Li" w:date="2014-10-06T17:09:00Z"/>
        </w:rPr>
        <w:pPrChange w:id="805" w:author="Xing Li" w:date="2014-10-06T17:09:00Z">
          <w:pPr>
            <w:pStyle w:val="afd"/>
          </w:pPr>
        </w:pPrChange>
      </w:pPr>
      <w:ins w:id="806" w:author="Xing Li" w:date="2014-10-06T17:09:00Z">
        <w:r>
          <w:t xml:space="preserve">Fig. </w:t>
        </w:r>
      </w:ins>
      <w:ins w:id="807" w:author="Xing Li" w:date="2014-10-06T21:35:00Z">
        <w:r w:rsidR="009268AC">
          <w:fldChar w:fldCharType="begin"/>
        </w:r>
        <w:r w:rsidR="009268AC">
          <w:instrText xml:space="preserve"> STYLEREF 1 \s </w:instrText>
        </w:r>
      </w:ins>
      <w:r w:rsidR="009268AC">
        <w:fldChar w:fldCharType="separate"/>
      </w:r>
      <w:r w:rsidR="00937986">
        <w:rPr>
          <w:noProof/>
        </w:rPr>
        <w:t>5</w:t>
      </w:r>
      <w:ins w:id="808" w:author="Xing Li" w:date="2014-10-06T21:35:00Z">
        <w:r w:rsidR="009268AC">
          <w:fldChar w:fldCharType="end"/>
        </w:r>
        <w:r w:rsidR="009268AC">
          <w:t>.</w:t>
        </w:r>
        <w:r w:rsidR="009268AC">
          <w:fldChar w:fldCharType="begin"/>
        </w:r>
        <w:r w:rsidR="009268AC">
          <w:instrText xml:space="preserve"> SEQ Fig. \* ARABIC \s 1 </w:instrText>
        </w:r>
      </w:ins>
      <w:r w:rsidR="009268AC">
        <w:fldChar w:fldCharType="separate"/>
      </w:r>
      <w:ins w:id="809" w:author="Xing Li" w:date="2014-10-06T22:06:00Z">
        <w:r w:rsidR="00937986">
          <w:rPr>
            <w:noProof/>
          </w:rPr>
          <w:t>1</w:t>
        </w:r>
      </w:ins>
      <w:ins w:id="810" w:author="Xing Li" w:date="2014-10-06T21:35:00Z">
        <w:r w:rsidR="009268AC">
          <w:fldChar w:fldCharType="end"/>
        </w:r>
      </w:ins>
      <w:ins w:id="811" w:author="Xing Li" w:date="2014-10-06T17:09:00Z">
        <w:r>
          <w:t xml:space="preserve"> </w:t>
        </w:r>
      </w:ins>
      <w:ins w:id="812" w:author="Xing Li" w:date="2014-10-06T17:10:00Z">
        <w:r w:rsidRPr="00160367">
          <w:rPr>
            <w:i/>
            <w:rPrChange w:id="813" w:author="Xing Li" w:date="2014-10-06T17:10:00Z">
              <w:rPr/>
            </w:rPrChange>
          </w:rPr>
          <w:t>Variant type distribution count</w:t>
        </w:r>
      </w:ins>
    </w:p>
    <w:p w14:paraId="263B750B" w14:textId="41405B71" w:rsidR="00160367" w:rsidRDefault="00160367">
      <w:pPr>
        <w:ind w:firstLine="420"/>
        <w:rPr>
          <w:ins w:id="814" w:author="Xing Li" w:date="2014-10-06T17:12:00Z"/>
        </w:rPr>
        <w:pPrChange w:id="815" w:author="Xing Li" w:date="2014-10-06T17:13:00Z">
          <w:pPr/>
        </w:pPrChange>
      </w:pPr>
      <w:ins w:id="816" w:author="Xing Li" w:date="2014-10-06T17:11:00Z">
        <w:r>
          <w:t>Double-click the highlighted block shows the details of RNA-editing sites</w:t>
        </w:r>
      </w:ins>
      <w:ins w:id="817" w:author="Xing Li" w:date="2014-10-06T17:12:00Z">
        <w:r>
          <w:t>.</w:t>
        </w:r>
      </w:ins>
    </w:p>
    <w:p w14:paraId="0D9EC3CD" w14:textId="77777777" w:rsidR="00160367" w:rsidRDefault="00160367">
      <w:pPr>
        <w:keepNext/>
        <w:ind w:firstLine="0"/>
        <w:jc w:val="center"/>
        <w:rPr>
          <w:ins w:id="818" w:author="Xing Li" w:date="2014-10-06T17:12:00Z"/>
        </w:rPr>
        <w:pPrChange w:id="819" w:author="Xing Li" w:date="2014-10-06T17:12:00Z">
          <w:pPr>
            <w:ind w:firstLine="0"/>
            <w:jc w:val="center"/>
          </w:pPr>
        </w:pPrChange>
      </w:pPr>
      <w:ins w:id="820" w:author="Xing Li" w:date="2014-10-06T17:12:00Z">
        <w:r>
          <w:rPr>
            <w:noProof/>
          </w:rPr>
          <w:drawing>
            <wp:inline distT="0" distB="0" distL="0" distR="0" wp14:anchorId="7F15839D" wp14:editId="642C28DA">
              <wp:extent cx="4038600" cy="2827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4788" cy="2831352"/>
                      </a:xfrm>
                      <a:prstGeom prst="rect">
                        <a:avLst/>
                      </a:prstGeom>
                    </pic:spPr>
                  </pic:pic>
                </a:graphicData>
              </a:graphic>
            </wp:inline>
          </w:drawing>
        </w:r>
      </w:ins>
    </w:p>
    <w:p w14:paraId="7239D443" w14:textId="64205930" w:rsidR="00160367" w:rsidRDefault="00160367">
      <w:pPr>
        <w:pStyle w:val="afd"/>
        <w:jc w:val="center"/>
        <w:rPr>
          <w:ins w:id="821" w:author="Xing Li" w:date="2014-10-06T17:12:00Z"/>
        </w:rPr>
        <w:pPrChange w:id="822" w:author="Xing Li" w:date="2014-10-06T17:12:00Z">
          <w:pPr>
            <w:pStyle w:val="afd"/>
          </w:pPr>
        </w:pPrChange>
      </w:pPr>
      <w:bookmarkStart w:id="823" w:name="_Ref400384320"/>
      <w:bookmarkStart w:id="824" w:name="_Ref400384316"/>
      <w:ins w:id="825" w:author="Xing Li" w:date="2014-10-06T17:12:00Z">
        <w:r>
          <w:t xml:space="preserve">Fig. </w:t>
        </w:r>
      </w:ins>
      <w:ins w:id="826" w:author="Xing Li" w:date="2014-10-06T21:35:00Z">
        <w:r w:rsidR="009268AC">
          <w:fldChar w:fldCharType="begin"/>
        </w:r>
        <w:r w:rsidR="009268AC">
          <w:instrText xml:space="preserve"> STYLEREF 1 \s </w:instrText>
        </w:r>
      </w:ins>
      <w:r w:rsidR="009268AC">
        <w:fldChar w:fldCharType="separate"/>
      </w:r>
      <w:r w:rsidR="00937986">
        <w:rPr>
          <w:noProof/>
        </w:rPr>
        <w:t>5</w:t>
      </w:r>
      <w:ins w:id="827" w:author="Xing Li" w:date="2014-10-06T21:35:00Z">
        <w:r w:rsidR="009268AC">
          <w:fldChar w:fldCharType="end"/>
        </w:r>
        <w:r w:rsidR="009268AC">
          <w:t>.</w:t>
        </w:r>
        <w:r w:rsidR="009268AC">
          <w:fldChar w:fldCharType="begin"/>
        </w:r>
        <w:r w:rsidR="009268AC">
          <w:instrText xml:space="preserve"> SEQ Fig. \* ARABIC \s 1 </w:instrText>
        </w:r>
      </w:ins>
      <w:r w:rsidR="009268AC">
        <w:fldChar w:fldCharType="separate"/>
      </w:r>
      <w:ins w:id="828" w:author="Xing Li" w:date="2014-10-06T22:06:00Z">
        <w:r w:rsidR="00937986">
          <w:rPr>
            <w:noProof/>
          </w:rPr>
          <w:t>2</w:t>
        </w:r>
      </w:ins>
      <w:ins w:id="829" w:author="Xing Li" w:date="2014-10-06T21:35:00Z">
        <w:r w:rsidR="009268AC">
          <w:fldChar w:fldCharType="end"/>
        </w:r>
      </w:ins>
      <w:bookmarkEnd w:id="823"/>
      <w:ins w:id="830" w:author="Xing Li" w:date="2014-10-06T17:12:00Z">
        <w:r>
          <w:t xml:space="preserve"> </w:t>
        </w:r>
        <w:r w:rsidR="00994A4D" w:rsidRPr="00994A4D">
          <w:rPr>
            <w:i/>
            <w:rPrChange w:id="831" w:author="Xing Li" w:date="2014-10-06T17:13:00Z">
              <w:rPr/>
            </w:rPrChange>
          </w:rPr>
          <w:t>Details for highlighted block</w:t>
        </w:r>
        <w:bookmarkEnd w:id="824"/>
      </w:ins>
    </w:p>
    <w:p w14:paraId="707DBB8E" w14:textId="2A72F816" w:rsidR="0088137C" w:rsidRPr="00EE0BDF" w:rsidRDefault="00994A4D">
      <w:pPr>
        <w:ind w:firstLine="420"/>
        <w:pPrChange w:id="832" w:author="Xing Li" w:date="2014-10-06T17:13:00Z">
          <w:pPr/>
        </w:pPrChange>
      </w:pPr>
      <w:ins w:id="833" w:author="Xing Li" w:date="2014-10-06T17:13:00Z">
        <w:r>
          <w:t xml:space="preserve">You can also save the plot by clicking </w:t>
        </w:r>
      </w:ins>
      <w:ins w:id="834" w:author="Xing Li" w:date="2014-10-06T17:14:00Z">
        <w:r>
          <w:t>‘save’ button and export all RNA-editing sites information by clicking ‘Export Data’ button.</w:t>
        </w:r>
      </w:ins>
      <w:moveFromRangeStart w:id="835" w:author="Xing Li" w:date="2014-10-06T17:05:00Z" w:name="move400378475"/>
      <w:moveFrom w:id="836" w:author="Xing Li" w:date="2014-10-06T17:05:00Z">
        <w:r w:rsidR="0088137C" w:rsidRPr="00B37FD5" w:rsidDel="00160367">
          <w:t xml:space="preserve">The plot </w:t>
        </w:r>
        <w:r w:rsidR="0088137C" w:rsidDel="00160367">
          <w:t>shows all candidate</w:t>
        </w:r>
        <w:r w:rsidR="0088137C" w:rsidRPr="00B37FD5" w:rsidDel="00160367">
          <w:t xml:space="preserve"> </w:t>
        </w:r>
        <w:r w:rsidR="0088137C" w:rsidDel="00160367">
          <w:t xml:space="preserve">RNA </w:t>
        </w:r>
        <w:r w:rsidR="0088137C" w:rsidRPr="00B37FD5" w:rsidDel="00160367">
          <w:t xml:space="preserve">editing sites </w:t>
        </w:r>
        <w:r w:rsidR="0088137C" w:rsidDel="00160367">
          <w:t xml:space="preserve">that </w:t>
        </w:r>
        <w:r w:rsidR="0088137C" w:rsidRPr="00B37FD5" w:rsidDel="00160367">
          <w:t>distributed in the chromosome and their corresponding</w:t>
        </w:r>
        <w:r w:rsidR="0088137C" w:rsidRPr="00EE0BDF" w:rsidDel="00160367">
          <w:t xml:space="preserve"> coordinate</w:t>
        </w:r>
        <w:r w:rsidR="0088137C" w:rsidDel="00160367">
          <w:t>s</w:t>
        </w:r>
        <w:r w:rsidR="0088137C" w:rsidRPr="00EE0BDF" w:rsidDel="00160367">
          <w:t>.</w:t>
        </w:r>
      </w:moveFrom>
      <w:moveFromRangeEnd w:id="835"/>
    </w:p>
    <w:p w14:paraId="22913345" w14:textId="7BCDC0E1" w:rsidR="0088137C" w:rsidRPr="006C2AB5" w:rsidRDefault="0088137C">
      <w:pPr>
        <w:pStyle w:val="2"/>
        <w:spacing w:before="0" w:after="120"/>
        <w:ind w:left="0"/>
        <w:rPr>
          <w:sz w:val="22"/>
          <w:szCs w:val="22"/>
          <w:rPrChange w:id="837" w:author="Xing Li" w:date="2014-10-06T21:19:00Z">
            <w:rPr/>
          </w:rPrChange>
        </w:rPr>
        <w:pPrChange w:id="838" w:author="Xing Li" w:date="2014-10-06T21:20:00Z">
          <w:pPr>
            <w:pStyle w:val="2"/>
            <w:tabs>
              <w:tab w:val="left" w:pos="450"/>
            </w:tabs>
            <w:spacing w:before="0" w:after="120"/>
            <w:ind w:left="0"/>
          </w:pPr>
        </w:pPrChange>
      </w:pPr>
      <w:del w:id="839" w:author="Xing Li" w:date="2014-10-06T17:15:00Z">
        <w:r w:rsidRPr="006C2AB5" w:rsidDel="00994A4D">
          <w:rPr>
            <w:sz w:val="22"/>
            <w:szCs w:val="22"/>
            <w:rPrChange w:id="840" w:author="Xing Li" w:date="2014-10-06T21:19:00Z">
              <w:rPr/>
            </w:rPrChange>
          </w:rPr>
          <w:delText xml:space="preserve">Colored </w:delText>
        </w:r>
      </w:del>
      <w:bookmarkStart w:id="841" w:name="_Ref400531656"/>
      <w:ins w:id="842" w:author="Xing Li" w:date="2014-10-06T17:15:00Z">
        <w:r w:rsidR="00994A4D" w:rsidRPr="006C2AB5">
          <w:rPr>
            <w:sz w:val="22"/>
            <w:szCs w:val="22"/>
            <w:rPrChange w:id="843" w:author="Xing Li" w:date="2014-10-06T21:19:00Z">
              <w:rPr/>
            </w:rPrChange>
          </w:rPr>
          <w:t>Sites Distribution</w:t>
        </w:r>
      </w:ins>
      <w:bookmarkEnd w:id="841"/>
      <w:del w:id="844" w:author="Xing Li" w:date="2014-10-06T17:15:00Z">
        <w:r w:rsidRPr="006C2AB5" w:rsidDel="00994A4D">
          <w:rPr>
            <w:sz w:val="22"/>
            <w:szCs w:val="22"/>
            <w:rPrChange w:id="845" w:author="Xing Li" w:date="2014-10-06T21:19:00Z">
              <w:rPr/>
            </w:rPrChange>
          </w:rPr>
          <w:delText>filter</w:delText>
        </w:r>
      </w:del>
    </w:p>
    <w:p w14:paraId="103C8D1E" w14:textId="5324C19F" w:rsidR="00160367" w:rsidRDefault="00160367" w:rsidP="0088137C">
      <w:pPr>
        <w:rPr>
          <w:ins w:id="846" w:author="Xing Li" w:date="2014-10-06T18:24:00Z"/>
        </w:rPr>
      </w:pPr>
      <w:moveToRangeStart w:id="847" w:author="Xing Li" w:date="2014-10-06T17:05:00Z" w:name="move400378475"/>
      <w:moveTo w:id="848" w:author="Xing Li" w:date="2014-10-06T17:05:00Z">
        <w:del w:id="849" w:author="Xing Li" w:date="2014-10-06T17:15:00Z">
          <w:r w:rsidRPr="00B37FD5" w:rsidDel="00994A4D">
            <w:delText>The</w:delText>
          </w:r>
        </w:del>
      </w:moveTo>
      <w:ins w:id="850" w:author="Xing Li" w:date="2014-10-06T17:15:00Z">
        <w:r w:rsidR="00994A4D">
          <w:t>Sites distribution</w:t>
        </w:r>
      </w:ins>
      <w:moveTo w:id="851" w:author="Xing Li" w:date="2014-10-06T17:05:00Z">
        <w:r w:rsidRPr="00B37FD5">
          <w:t xml:space="preserve"> plot </w:t>
        </w:r>
        <w:r>
          <w:t>shows all candidate</w:t>
        </w:r>
        <w:r w:rsidRPr="00B37FD5">
          <w:t xml:space="preserve"> </w:t>
        </w:r>
        <w:r>
          <w:t>RNA</w:t>
        </w:r>
        <w:del w:id="852" w:author="Xing Li" w:date="2014-10-06T17:15:00Z">
          <w:r w:rsidDel="00994A4D">
            <w:delText xml:space="preserve"> </w:delText>
          </w:r>
        </w:del>
      </w:moveTo>
      <w:ins w:id="853" w:author="Xing Li" w:date="2014-10-06T17:15:00Z">
        <w:r w:rsidR="00994A4D">
          <w:t>-</w:t>
        </w:r>
      </w:ins>
      <w:moveTo w:id="854" w:author="Xing Li" w:date="2014-10-06T17:05:00Z">
        <w:r w:rsidRPr="00B37FD5">
          <w:t xml:space="preserve">editing sites </w:t>
        </w:r>
        <w:r>
          <w:t xml:space="preserve">that </w:t>
        </w:r>
        <w:r w:rsidRPr="00B37FD5">
          <w:t>distributed in the chromosome and their corresponding</w:t>
        </w:r>
        <w:r w:rsidRPr="00EE0BDF">
          <w:t xml:space="preserve"> coordinate</w:t>
        </w:r>
        <w:r>
          <w:t>s</w:t>
        </w:r>
        <w:r w:rsidRPr="00EE0BDF">
          <w:t>.</w:t>
        </w:r>
      </w:moveTo>
      <w:moveToRangeEnd w:id="847"/>
    </w:p>
    <w:p w14:paraId="7760DF01" w14:textId="77777777" w:rsidR="00687977" w:rsidRDefault="00687977">
      <w:pPr>
        <w:keepNext/>
        <w:ind w:firstLine="0"/>
        <w:jc w:val="center"/>
        <w:rPr>
          <w:ins w:id="855" w:author="Xing Li" w:date="2014-10-06T18:25:00Z"/>
        </w:rPr>
        <w:pPrChange w:id="856" w:author="Xing Li" w:date="2014-10-06T18:25:00Z">
          <w:pPr>
            <w:ind w:firstLine="0"/>
            <w:jc w:val="center"/>
          </w:pPr>
        </w:pPrChange>
      </w:pPr>
      <w:ins w:id="857" w:author="Xing Li" w:date="2014-10-06T18:24:00Z">
        <w:r>
          <w:rPr>
            <w:noProof/>
          </w:rPr>
          <w:drawing>
            <wp:inline distT="0" distB="0" distL="0" distR="0" wp14:anchorId="3D7D345B" wp14:editId="4DC6912B">
              <wp:extent cx="4105275" cy="307895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21934" cy="3091449"/>
                      </a:xfrm>
                      <a:prstGeom prst="rect">
                        <a:avLst/>
                      </a:prstGeom>
                    </pic:spPr>
                  </pic:pic>
                </a:graphicData>
              </a:graphic>
            </wp:inline>
          </w:drawing>
        </w:r>
      </w:ins>
    </w:p>
    <w:p w14:paraId="16065C95" w14:textId="32494E2D" w:rsidR="00687977" w:rsidRDefault="00687977">
      <w:pPr>
        <w:pStyle w:val="afd"/>
        <w:ind w:firstLine="0"/>
        <w:jc w:val="center"/>
        <w:rPr>
          <w:ins w:id="858" w:author="Xing Li" w:date="2014-10-06T18:25:00Z"/>
        </w:rPr>
        <w:pPrChange w:id="859" w:author="Xing Li" w:date="2014-10-06T18:26:00Z">
          <w:pPr/>
        </w:pPrChange>
      </w:pPr>
      <w:ins w:id="860" w:author="Xing Li" w:date="2014-10-06T18:25:00Z">
        <w:r>
          <w:t xml:space="preserve">Fig. </w:t>
        </w:r>
      </w:ins>
      <w:ins w:id="861" w:author="Xing Li" w:date="2014-10-06T21:35:00Z">
        <w:r w:rsidR="009268AC">
          <w:fldChar w:fldCharType="begin"/>
        </w:r>
        <w:r w:rsidR="009268AC">
          <w:instrText xml:space="preserve"> STYLEREF 1 \s </w:instrText>
        </w:r>
      </w:ins>
      <w:r w:rsidR="009268AC">
        <w:fldChar w:fldCharType="separate"/>
      </w:r>
      <w:r w:rsidR="00937986">
        <w:rPr>
          <w:noProof/>
        </w:rPr>
        <w:t>5</w:t>
      </w:r>
      <w:ins w:id="862" w:author="Xing Li" w:date="2014-10-06T21:35:00Z">
        <w:r w:rsidR="009268AC">
          <w:fldChar w:fldCharType="end"/>
        </w:r>
        <w:r w:rsidR="009268AC">
          <w:t>.</w:t>
        </w:r>
        <w:r w:rsidR="009268AC">
          <w:fldChar w:fldCharType="begin"/>
        </w:r>
        <w:r w:rsidR="009268AC">
          <w:instrText xml:space="preserve"> SEQ Fig. \* ARABIC \s 1 </w:instrText>
        </w:r>
      </w:ins>
      <w:r w:rsidR="009268AC">
        <w:fldChar w:fldCharType="separate"/>
      </w:r>
      <w:ins w:id="863" w:author="Xing Li" w:date="2014-10-06T22:06:00Z">
        <w:r w:rsidR="00937986">
          <w:rPr>
            <w:noProof/>
          </w:rPr>
          <w:t>3</w:t>
        </w:r>
      </w:ins>
      <w:ins w:id="864" w:author="Xing Li" w:date="2014-10-06T21:35:00Z">
        <w:r w:rsidR="009268AC">
          <w:fldChar w:fldCharType="end"/>
        </w:r>
      </w:ins>
      <w:ins w:id="865" w:author="Xing Li" w:date="2014-10-06T18:25:00Z">
        <w:r>
          <w:t xml:space="preserve"> </w:t>
        </w:r>
      </w:ins>
      <w:ins w:id="866" w:author="Xing Li" w:date="2014-10-06T18:26:00Z">
        <w:r w:rsidRPr="00687977">
          <w:rPr>
            <w:i/>
            <w:rPrChange w:id="867" w:author="Xing Li" w:date="2014-10-06T18:26:00Z">
              <w:rPr/>
            </w:rPrChange>
          </w:rPr>
          <w:t>Sites distribution count</w:t>
        </w:r>
      </w:ins>
    </w:p>
    <w:p w14:paraId="7035CE41" w14:textId="135DEB28" w:rsidR="00687977" w:rsidRPr="003859BD" w:rsidRDefault="002144F4">
      <w:pPr>
        <w:ind w:firstLine="420"/>
        <w:rPr>
          <w:ins w:id="868" w:author="Xing Li" w:date="2014-10-06T17:05:00Z"/>
        </w:rPr>
        <w:pPrChange w:id="869" w:author="Xing Li" w:date="2014-10-06T18:40:00Z">
          <w:pPr/>
        </w:pPrChange>
      </w:pPr>
      <w:ins w:id="870" w:author="Xing Li" w:date="2014-10-06T18:40:00Z">
        <w:r>
          <w:t xml:space="preserve">Double-click the highlighted block shows the details of RNA-editing sites, like </w:t>
        </w:r>
      </w:ins>
      <w:ins w:id="871" w:author="Xing Li" w:date="2014-10-06T18:43:00Z">
        <w:r w:rsidR="003E53DA" w:rsidRPr="003E53DA">
          <w:rPr>
            <w:i/>
            <w:rPrChange w:id="872" w:author="Xing Li" w:date="2014-10-06T18:43:00Z">
              <w:rPr/>
            </w:rPrChange>
          </w:rPr>
          <w:fldChar w:fldCharType="begin"/>
        </w:r>
        <w:r w:rsidR="003E53DA" w:rsidRPr="003E53DA">
          <w:rPr>
            <w:i/>
            <w:rPrChange w:id="873" w:author="Xing Li" w:date="2014-10-06T18:43:00Z">
              <w:rPr/>
            </w:rPrChange>
          </w:rPr>
          <w:instrText xml:space="preserve"> REF _Ref400384320 \h </w:instrText>
        </w:r>
      </w:ins>
      <w:r w:rsidR="003E53DA">
        <w:rPr>
          <w:i/>
        </w:rPr>
        <w:instrText xml:space="preserve"> \* MERGEFORMAT </w:instrText>
      </w:r>
      <w:r w:rsidR="003E53DA" w:rsidRPr="003E53DA">
        <w:rPr>
          <w:i/>
          <w:rPrChange w:id="874" w:author="Xing Li" w:date="2014-10-06T18:43:00Z">
            <w:rPr>
              <w:i/>
            </w:rPr>
          </w:rPrChange>
        </w:rPr>
      </w:r>
      <w:r w:rsidR="003E53DA" w:rsidRPr="003E53DA">
        <w:rPr>
          <w:i/>
          <w:rPrChange w:id="875" w:author="Xing Li" w:date="2014-10-06T18:43:00Z">
            <w:rPr/>
          </w:rPrChange>
        </w:rPr>
        <w:fldChar w:fldCharType="separate"/>
      </w:r>
      <w:ins w:id="876" w:author="Xing Li" w:date="2014-10-06T22:06:00Z">
        <w:r w:rsidR="00937986" w:rsidRPr="00937986">
          <w:rPr>
            <w:i/>
            <w:rPrChange w:id="877" w:author="Xing Li" w:date="2014-10-06T22:06:00Z">
              <w:rPr/>
            </w:rPrChange>
          </w:rPr>
          <w:t xml:space="preserve">Fig. </w:t>
        </w:r>
        <w:r w:rsidR="00937986" w:rsidRPr="00937986">
          <w:rPr>
            <w:i/>
            <w:noProof/>
            <w:rPrChange w:id="878" w:author="Xing Li" w:date="2014-10-06T22:06:00Z">
              <w:rPr>
                <w:noProof/>
              </w:rPr>
            </w:rPrChange>
          </w:rPr>
          <w:t>5.2</w:t>
        </w:r>
      </w:ins>
      <w:ins w:id="879" w:author="Xing Li" w:date="2014-10-06T18:43:00Z">
        <w:r w:rsidR="003E53DA" w:rsidRPr="003E53DA">
          <w:rPr>
            <w:i/>
            <w:rPrChange w:id="880" w:author="Xing Li" w:date="2014-10-06T18:43:00Z">
              <w:rPr/>
            </w:rPrChange>
          </w:rPr>
          <w:fldChar w:fldCharType="end"/>
        </w:r>
        <w:r w:rsidR="003E53DA">
          <w:rPr>
            <w:i/>
          </w:rPr>
          <w:t>.</w:t>
        </w:r>
      </w:ins>
    </w:p>
    <w:p w14:paraId="37689B22" w14:textId="77D446C1" w:rsidR="0088137C" w:rsidRPr="005F247E" w:rsidDel="00994A4D" w:rsidRDefault="0088137C">
      <w:pPr>
        <w:ind w:hanging="576"/>
        <w:rPr>
          <w:del w:id="881" w:author="Xing Li" w:date="2014-10-06T17:16:00Z"/>
          <w:szCs w:val="22"/>
        </w:rPr>
        <w:pPrChange w:id="882" w:author="Xing Li" w:date="2014-10-06T21:20:00Z">
          <w:pPr/>
        </w:pPrChange>
      </w:pPr>
      <w:del w:id="883" w:author="Xing Li" w:date="2014-10-06T17:16:00Z">
        <w:r w:rsidRPr="005F247E" w:rsidDel="00994A4D">
          <w:rPr>
            <w:szCs w:val="22"/>
          </w:rPr>
          <w:delText>If user chooses this option, all the candidates will be shown. The filtered sites by each filter was shown in its corresponding color.</w:delText>
        </w:r>
      </w:del>
    </w:p>
    <w:p w14:paraId="4314429D" w14:textId="15132757" w:rsidR="0088137C" w:rsidRPr="002005FC" w:rsidDel="003E53DA" w:rsidRDefault="0088137C" w:rsidP="005F247E">
      <w:pPr>
        <w:pStyle w:val="2"/>
        <w:spacing w:before="0" w:after="120"/>
        <w:ind w:left="0"/>
        <w:rPr>
          <w:del w:id="884" w:author="Xing Li" w:date="2014-10-06T18:44:00Z"/>
          <w:sz w:val="22"/>
          <w:szCs w:val="22"/>
        </w:rPr>
      </w:pPr>
      <w:del w:id="885" w:author="Xing Li" w:date="2014-10-06T18:44:00Z">
        <w:r w:rsidRPr="002005FC" w:rsidDel="003E53DA">
          <w:rPr>
            <w:sz w:val="22"/>
            <w:szCs w:val="22"/>
          </w:rPr>
          <w:delText>Statistical analyses</w:delText>
        </w:r>
      </w:del>
    </w:p>
    <w:p w14:paraId="7B4C6403" w14:textId="6CB2FF77" w:rsidR="0088137C" w:rsidRPr="005F247E" w:rsidDel="003E53DA" w:rsidRDefault="0088137C">
      <w:pPr>
        <w:ind w:hanging="576"/>
        <w:rPr>
          <w:del w:id="886" w:author="Xing Li" w:date="2014-10-06T18:44:00Z"/>
          <w:szCs w:val="22"/>
        </w:rPr>
        <w:pPrChange w:id="887" w:author="Xing Li" w:date="2014-10-06T21:20:00Z">
          <w:pPr/>
        </w:pPrChange>
      </w:pPr>
      <w:del w:id="888" w:author="Xing Li" w:date="2014-10-06T18:44:00Z">
        <w:r w:rsidRPr="005F247E" w:rsidDel="003E53DA">
          <w:rPr>
            <w:szCs w:val="22"/>
          </w:rPr>
          <w:delText xml:space="preserve">The statistical results will be shown in detail, including </w:delText>
        </w:r>
        <w:commentRangeStart w:id="889"/>
        <w:r w:rsidRPr="005F247E" w:rsidDel="003E53DA">
          <w:rPr>
            <w:szCs w:val="22"/>
          </w:rPr>
          <w:delText>specificity, sensitivity</w:delText>
        </w:r>
        <w:commentRangeEnd w:id="889"/>
        <w:r w:rsidRPr="00051462" w:rsidDel="003E53DA">
          <w:rPr>
            <w:szCs w:val="22"/>
            <w:rPrChange w:id="890" w:author="Xing Li" w:date="2014-10-06T21:19:00Z">
              <w:rPr>
                <w:rStyle w:val="af9"/>
              </w:rPr>
            </w:rPrChange>
          </w:rPr>
          <w:commentReference w:id="889"/>
        </w:r>
        <w:r w:rsidRPr="005F247E" w:rsidDel="003E53DA">
          <w:rPr>
            <w:szCs w:val="22"/>
          </w:rPr>
          <w:delText>, p and q value.</w:delText>
        </w:r>
      </w:del>
    </w:p>
    <w:p w14:paraId="3CA5C545" w14:textId="156E71D3" w:rsidR="0088137C" w:rsidRPr="002005FC" w:rsidRDefault="0088137C">
      <w:pPr>
        <w:pStyle w:val="2"/>
        <w:spacing w:before="0" w:after="120"/>
        <w:ind w:left="0"/>
        <w:rPr>
          <w:sz w:val="22"/>
          <w:szCs w:val="22"/>
        </w:rPr>
        <w:pPrChange w:id="891" w:author="Xing Li" w:date="2014-10-06T21:20:00Z">
          <w:pPr>
            <w:pStyle w:val="2"/>
            <w:tabs>
              <w:tab w:val="left" w:pos="450"/>
            </w:tabs>
            <w:spacing w:before="0" w:after="120"/>
            <w:ind w:left="0"/>
          </w:pPr>
        </w:pPrChange>
      </w:pPr>
      <w:r w:rsidRPr="002005FC">
        <w:rPr>
          <w:sz w:val="22"/>
          <w:szCs w:val="22"/>
        </w:rPr>
        <w:t xml:space="preserve">Filter </w:t>
      </w:r>
      <w:del w:id="892" w:author="Xing Li" w:date="2014-10-06T18:44:00Z">
        <w:r w:rsidRPr="002005FC" w:rsidDel="003E53DA">
          <w:rPr>
            <w:sz w:val="22"/>
            <w:szCs w:val="22"/>
          </w:rPr>
          <w:delText>reports</w:delText>
        </w:r>
      </w:del>
      <w:ins w:id="893" w:author="Xing Li" w:date="2014-10-06T18:44:00Z">
        <w:r w:rsidR="003E53DA">
          <w:rPr>
            <w:sz w:val="22"/>
            <w:szCs w:val="22"/>
          </w:rPr>
          <w:t>R</w:t>
        </w:r>
        <w:r w:rsidR="003E53DA" w:rsidRPr="002005FC">
          <w:rPr>
            <w:sz w:val="22"/>
            <w:szCs w:val="22"/>
          </w:rPr>
          <w:t>eports</w:t>
        </w:r>
      </w:ins>
    </w:p>
    <w:p w14:paraId="1C85D1C6" w14:textId="51BC3B81" w:rsidR="003859BD" w:rsidRDefault="0088137C" w:rsidP="003859BD">
      <w:pPr>
        <w:rPr>
          <w:ins w:id="894" w:author="Xing Li" w:date="2014-10-06T19:09:00Z"/>
        </w:rPr>
      </w:pPr>
      <w:r>
        <w:t xml:space="preserve">We also present the results </w:t>
      </w:r>
      <w:r w:rsidRPr="00EE0BDF">
        <w:t>in</w:t>
      </w:r>
      <w:r>
        <w:t xml:space="preserve"> a text</w:t>
      </w:r>
      <w:r w:rsidRPr="00EE0BDF">
        <w:t xml:space="preserve"> format. </w:t>
      </w:r>
      <w:r>
        <w:t>Information</w:t>
      </w:r>
      <w:r w:rsidRPr="00EE0BDF">
        <w:t xml:space="preserve"> about the </w:t>
      </w:r>
      <w:r>
        <w:t xml:space="preserve">potential RNA </w:t>
      </w:r>
      <w:r w:rsidRPr="00EE0BDF">
        <w:t xml:space="preserve">editing sites are </w:t>
      </w:r>
      <w:r>
        <w:t>listed</w:t>
      </w:r>
      <w:r w:rsidRPr="00EE0BDF">
        <w:t xml:space="preserve">, </w:t>
      </w:r>
      <w:r>
        <w:t>including</w:t>
      </w:r>
      <w:r w:rsidRPr="00EE0BDF">
        <w:t xml:space="preserve"> chromosome, position, </w:t>
      </w:r>
      <w:del w:id="895" w:author="Xing Li" w:date="2014-10-06T18:48:00Z">
        <w:r w:rsidRPr="00EE0BDF" w:rsidDel="00E435C6">
          <w:delText>class</w:delText>
        </w:r>
      </w:del>
      <w:ins w:id="896" w:author="Xing Li" w:date="2014-10-06T18:48:00Z">
        <w:r w:rsidR="00E435C6">
          <w:t>id</w:t>
        </w:r>
      </w:ins>
      <w:r w:rsidRPr="00EE0BDF">
        <w:t xml:space="preserve">, </w:t>
      </w:r>
      <w:ins w:id="897" w:author="Xing Li" w:date="2014-10-06T18:48:00Z">
        <w:r w:rsidR="00E435C6">
          <w:t xml:space="preserve">reference base, alternative base, quality, </w:t>
        </w:r>
      </w:ins>
      <w:r w:rsidRPr="00EE0BDF">
        <w:t>editing level, p</w:t>
      </w:r>
      <w:ins w:id="898" w:author="Xing Li" w:date="2014-10-06T19:08:00Z">
        <w:r w:rsidR="003859BD">
          <w:t>-</w:t>
        </w:r>
      </w:ins>
      <w:del w:id="899" w:author="Xing Li" w:date="2014-10-06T19:08:00Z">
        <w:r w:rsidRPr="00EE0BDF" w:rsidDel="003859BD">
          <w:delText xml:space="preserve"> </w:delText>
        </w:r>
      </w:del>
      <w:r w:rsidRPr="00EE0BDF">
        <w:t>value</w:t>
      </w:r>
      <w:del w:id="900" w:author="Xing Li" w:date="2014-10-06T18:47:00Z">
        <w:r w:rsidRPr="00EE0BDF" w:rsidDel="00E435C6">
          <w:delText>, q value</w:delText>
        </w:r>
      </w:del>
      <w:del w:id="901" w:author="Xing Li" w:date="2014-10-06T18:49:00Z">
        <w:r w:rsidRPr="00EE0BDF" w:rsidDel="00E435C6">
          <w:delText xml:space="preserve">, base coverage, </w:delText>
        </w:r>
        <w:r w:rsidDel="00E435C6">
          <w:delText xml:space="preserve">base </w:delText>
        </w:r>
        <w:r w:rsidRPr="00EE0BDF" w:rsidDel="00E435C6">
          <w:delText>quality</w:delText>
        </w:r>
      </w:del>
      <w:r w:rsidRPr="00EE0BDF">
        <w:t xml:space="preserve">, </w:t>
      </w:r>
      <w:r>
        <w:t>and</w:t>
      </w:r>
      <w:ins w:id="902" w:author="Xing Li" w:date="2014-10-06T18:49:00Z">
        <w:r w:rsidR="00E435C6">
          <w:t xml:space="preserve"> FDR</w:t>
        </w:r>
      </w:ins>
      <w:del w:id="903" w:author="Xing Li" w:date="2014-10-06T18:49:00Z">
        <w:r w:rsidDel="00E435C6">
          <w:delText xml:space="preserve"> LLR. </w:delText>
        </w:r>
        <w:commentRangeStart w:id="904"/>
        <w:r w:rsidRPr="00EE0BDF" w:rsidDel="00E435C6">
          <w:delText>whether UTR or not, whether affecting protein or not</w:delText>
        </w:r>
        <w:commentRangeEnd w:id="904"/>
        <w:r w:rsidDel="00E435C6">
          <w:rPr>
            <w:rStyle w:val="af9"/>
          </w:rPr>
          <w:commentReference w:id="904"/>
        </w:r>
      </w:del>
      <w:ins w:id="905" w:author="Xing Li" w:date="2014-10-06T18:49:00Z">
        <w:r w:rsidR="00E435C6">
          <w:t xml:space="preserve">. </w:t>
        </w:r>
      </w:ins>
      <w:ins w:id="906" w:author="Xing Li" w:date="2014-10-06T18:50:00Z">
        <w:r w:rsidR="00E435C6">
          <w:t>The program will query all information about a probelist generated by filter from database</w:t>
        </w:r>
      </w:ins>
      <w:ins w:id="907" w:author="Xing Li" w:date="2014-10-06T18:51:00Z">
        <w:r w:rsidR="00E435C6">
          <w:t xml:space="preserve"> and present the result. </w:t>
        </w:r>
      </w:ins>
      <w:ins w:id="908" w:author="Xing Li" w:date="2014-10-06T19:06:00Z">
        <w:r w:rsidR="003859BD">
          <w:t xml:space="preserve">However, if </w:t>
        </w:r>
      </w:ins>
      <w:ins w:id="909" w:author="Xing Li" w:date="2014-10-06T19:08:00Z">
        <w:r w:rsidR="003859BD">
          <w:t>statistical filter has not been performed, there will not be editing level, p-value and FDR</w:t>
        </w:r>
      </w:ins>
      <w:ins w:id="910" w:author="Xing Li" w:date="2014-10-06T21:59:00Z">
        <w:r w:rsidR="005F247E">
          <w:t>, the value is -1 instead</w:t>
        </w:r>
      </w:ins>
      <w:ins w:id="911" w:author="Xing Li" w:date="2014-10-06T19:08:00Z">
        <w:r w:rsidR="003859BD">
          <w:t>.</w:t>
        </w:r>
      </w:ins>
    </w:p>
    <w:p w14:paraId="717F8AEB" w14:textId="77777777" w:rsidR="003859BD" w:rsidRDefault="003859BD">
      <w:pPr>
        <w:keepNext/>
        <w:ind w:firstLine="0"/>
        <w:jc w:val="center"/>
        <w:rPr>
          <w:ins w:id="912" w:author="Xing Li" w:date="2014-10-06T19:09:00Z"/>
        </w:rPr>
        <w:pPrChange w:id="913" w:author="Xing Li" w:date="2014-10-06T19:09:00Z">
          <w:pPr>
            <w:ind w:firstLine="0"/>
            <w:jc w:val="center"/>
          </w:pPr>
        </w:pPrChange>
      </w:pPr>
      <w:ins w:id="914" w:author="Xing Li" w:date="2014-10-06T19:09:00Z">
        <w:r>
          <w:rPr>
            <w:noProof/>
          </w:rPr>
          <w:drawing>
            <wp:inline distT="0" distB="0" distL="0" distR="0" wp14:anchorId="67D7F2B0" wp14:editId="62864917">
              <wp:extent cx="476250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62500" cy="2381250"/>
                      </a:xfrm>
                      <a:prstGeom prst="rect">
                        <a:avLst/>
                      </a:prstGeom>
                    </pic:spPr>
                  </pic:pic>
                </a:graphicData>
              </a:graphic>
            </wp:inline>
          </w:drawing>
        </w:r>
      </w:ins>
    </w:p>
    <w:p w14:paraId="625AEA90" w14:textId="665BD4DE" w:rsidR="003859BD" w:rsidRDefault="003859BD">
      <w:pPr>
        <w:pStyle w:val="afd"/>
        <w:ind w:firstLine="0"/>
        <w:jc w:val="center"/>
        <w:rPr>
          <w:ins w:id="915" w:author="Xing Li" w:date="2014-10-06T19:11:00Z"/>
          <w:i/>
        </w:rPr>
        <w:pPrChange w:id="916" w:author="Xing Li" w:date="2014-10-06T19:10:00Z">
          <w:pPr/>
        </w:pPrChange>
      </w:pPr>
      <w:ins w:id="917" w:author="Xing Li" w:date="2014-10-06T19:09:00Z">
        <w:r>
          <w:t xml:space="preserve">Fig. </w:t>
        </w:r>
      </w:ins>
      <w:ins w:id="918" w:author="Xing Li" w:date="2014-10-06T21:35:00Z">
        <w:r w:rsidR="009268AC">
          <w:fldChar w:fldCharType="begin"/>
        </w:r>
        <w:r w:rsidR="009268AC">
          <w:instrText xml:space="preserve"> STYLEREF 1 \s </w:instrText>
        </w:r>
      </w:ins>
      <w:r w:rsidR="009268AC">
        <w:fldChar w:fldCharType="separate"/>
      </w:r>
      <w:r w:rsidR="00937986">
        <w:rPr>
          <w:noProof/>
        </w:rPr>
        <w:t>5</w:t>
      </w:r>
      <w:ins w:id="919" w:author="Xing Li" w:date="2014-10-06T21:35:00Z">
        <w:r w:rsidR="009268AC">
          <w:fldChar w:fldCharType="end"/>
        </w:r>
        <w:r w:rsidR="009268AC">
          <w:t>.</w:t>
        </w:r>
        <w:r w:rsidR="009268AC">
          <w:fldChar w:fldCharType="begin"/>
        </w:r>
        <w:r w:rsidR="009268AC">
          <w:instrText xml:space="preserve"> SEQ Fig. \* ARABIC \s 1 </w:instrText>
        </w:r>
      </w:ins>
      <w:r w:rsidR="009268AC">
        <w:fldChar w:fldCharType="separate"/>
      </w:r>
      <w:ins w:id="920" w:author="Xing Li" w:date="2014-10-06T22:06:00Z">
        <w:r w:rsidR="00937986">
          <w:rPr>
            <w:noProof/>
          </w:rPr>
          <w:t>4</w:t>
        </w:r>
      </w:ins>
      <w:ins w:id="921" w:author="Xing Li" w:date="2014-10-06T21:35:00Z">
        <w:r w:rsidR="009268AC">
          <w:fldChar w:fldCharType="end"/>
        </w:r>
      </w:ins>
      <w:ins w:id="922" w:author="Xing Li" w:date="2014-10-06T19:10:00Z">
        <w:r>
          <w:t xml:space="preserve"> </w:t>
        </w:r>
        <w:r w:rsidRPr="003859BD">
          <w:rPr>
            <w:i/>
            <w:rPrChange w:id="923" w:author="Xing Li" w:date="2014-10-06T19:11:00Z">
              <w:rPr/>
            </w:rPrChange>
          </w:rPr>
          <w:t>Select a probelist before generating RNA-editing reports</w:t>
        </w:r>
      </w:ins>
    </w:p>
    <w:p w14:paraId="3CB35D8F" w14:textId="7A6BBE67" w:rsidR="003859BD" w:rsidRDefault="003859BD" w:rsidP="005F247E">
      <w:pPr>
        <w:rPr>
          <w:ins w:id="924" w:author="Xing Li" w:date="2014-10-06T19:15:00Z"/>
        </w:rPr>
      </w:pPr>
      <w:ins w:id="925" w:author="Xing Li" w:date="2014-10-06T19:14:00Z">
        <w:r w:rsidRPr="003859BD">
          <w:t>After selecting a probelist which you want to generate a report, press ‘OK’ button and the report is being generated</w:t>
        </w:r>
      </w:ins>
      <w:ins w:id="926" w:author="Xing Li" w:date="2014-10-06T19:17:00Z">
        <w:r w:rsidR="00993AA8">
          <w:t xml:space="preserve"> as the following shown</w:t>
        </w:r>
      </w:ins>
      <w:ins w:id="927" w:author="Xing Li" w:date="2014-10-06T19:14:00Z">
        <w:r w:rsidRPr="00C3278B">
          <w:t>.</w:t>
        </w:r>
      </w:ins>
    </w:p>
    <w:p w14:paraId="3E9021C3" w14:textId="77777777" w:rsidR="00993AA8" w:rsidRDefault="003859BD">
      <w:pPr>
        <w:keepNext/>
        <w:ind w:firstLine="0"/>
        <w:jc w:val="center"/>
        <w:rPr>
          <w:ins w:id="928" w:author="Xing Li" w:date="2014-10-06T19:16:00Z"/>
        </w:rPr>
        <w:pPrChange w:id="929" w:author="Xing Li" w:date="2014-10-06T19:16:00Z">
          <w:pPr>
            <w:ind w:firstLine="0"/>
            <w:jc w:val="center"/>
          </w:pPr>
        </w:pPrChange>
      </w:pPr>
      <w:ins w:id="930" w:author="Xing Li" w:date="2014-10-06T19:16:00Z">
        <w:r>
          <w:rPr>
            <w:noProof/>
          </w:rPr>
          <w:drawing>
            <wp:inline distT="0" distB="0" distL="0" distR="0" wp14:anchorId="30D5AF81" wp14:editId="20AAC109">
              <wp:extent cx="5156199" cy="386715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83719" cy="3887790"/>
                      </a:xfrm>
                      <a:prstGeom prst="rect">
                        <a:avLst/>
                      </a:prstGeom>
                    </pic:spPr>
                  </pic:pic>
                </a:graphicData>
              </a:graphic>
            </wp:inline>
          </w:drawing>
        </w:r>
      </w:ins>
    </w:p>
    <w:p w14:paraId="40E014D6" w14:textId="0E5324EF" w:rsidR="00993AA8" w:rsidRDefault="00993AA8">
      <w:pPr>
        <w:pStyle w:val="afd"/>
        <w:jc w:val="center"/>
        <w:rPr>
          <w:ins w:id="931" w:author="Xing Li" w:date="2014-10-06T19:14:00Z"/>
        </w:rPr>
        <w:pPrChange w:id="932" w:author="Xing Li" w:date="2014-10-06T19:17:00Z">
          <w:pPr/>
        </w:pPrChange>
      </w:pPr>
      <w:ins w:id="933" w:author="Xing Li" w:date="2014-10-06T19:16:00Z">
        <w:r>
          <w:t xml:space="preserve">Fig. </w:t>
        </w:r>
      </w:ins>
      <w:ins w:id="934" w:author="Xing Li" w:date="2014-10-06T21:35:00Z">
        <w:r w:rsidR="009268AC">
          <w:fldChar w:fldCharType="begin"/>
        </w:r>
        <w:r w:rsidR="009268AC">
          <w:instrText xml:space="preserve"> STYLEREF 1 \s </w:instrText>
        </w:r>
      </w:ins>
      <w:r w:rsidR="009268AC">
        <w:fldChar w:fldCharType="separate"/>
      </w:r>
      <w:r w:rsidR="00937986">
        <w:rPr>
          <w:noProof/>
        </w:rPr>
        <w:t>5</w:t>
      </w:r>
      <w:ins w:id="935" w:author="Xing Li" w:date="2014-10-06T21:35:00Z">
        <w:r w:rsidR="009268AC">
          <w:fldChar w:fldCharType="end"/>
        </w:r>
        <w:r w:rsidR="009268AC">
          <w:t>.</w:t>
        </w:r>
        <w:r w:rsidR="009268AC">
          <w:fldChar w:fldCharType="begin"/>
        </w:r>
        <w:r w:rsidR="009268AC">
          <w:instrText xml:space="preserve"> SEQ Fig. \* ARABIC \s 1 </w:instrText>
        </w:r>
      </w:ins>
      <w:r w:rsidR="009268AC">
        <w:fldChar w:fldCharType="separate"/>
      </w:r>
      <w:ins w:id="936" w:author="Xing Li" w:date="2014-10-06T22:06:00Z">
        <w:r w:rsidR="00937986">
          <w:rPr>
            <w:noProof/>
          </w:rPr>
          <w:t>5</w:t>
        </w:r>
      </w:ins>
      <w:ins w:id="937" w:author="Xing Li" w:date="2014-10-06T21:35:00Z">
        <w:r w:rsidR="009268AC">
          <w:fldChar w:fldCharType="end"/>
        </w:r>
      </w:ins>
      <w:ins w:id="938" w:author="Xing Li" w:date="2014-10-06T19:16:00Z">
        <w:r>
          <w:t xml:space="preserve"> </w:t>
        </w:r>
      </w:ins>
      <w:ins w:id="939" w:author="Xing Li" w:date="2014-10-06T19:17:00Z">
        <w:r w:rsidRPr="00993AA8">
          <w:rPr>
            <w:i/>
            <w:rPrChange w:id="940" w:author="Xing Li" w:date="2014-10-06T19:17:00Z">
              <w:rPr/>
            </w:rPrChange>
          </w:rPr>
          <w:t>The filter report</w:t>
        </w:r>
      </w:ins>
    </w:p>
    <w:p w14:paraId="07DCCFDD" w14:textId="79FE82C4" w:rsidR="00E435C6" w:rsidDel="003859BD" w:rsidRDefault="0088137C">
      <w:pPr>
        <w:rPr>
          <w:del w:id="941" w:author="Xing Li" w:date="2014-10-06T19:11:00Z"/>
        </w:rPr>
        <w:pPrChange w:id="942" w:author="Xing Li" w:date="2014-10-06T19:13:00Z">
          <w:pPr>
            <w:pStyle w:val="1"/>
            <w:spacing w:before="0"/>
          </w:pPr>
        </w:pPrChange>
      </w:pPr>
      <w:del w:id="943" w:author="Xing Li" w:date="2014-10-06T18:49:00Z">
        <w:r w:rsidRPr="00EE0BDF" w:rsidDel="00E435C6">
          <w:delText>.</w:delText>
        </w:r>
      </w:del>
    </w:p>
    <w:p w14:paraId="5EA83AB6" w14:textId="77777777" w:rsidR="0088137C" w:rsidRDefault="0088137C" w:rsidP="0088137C">
      <w:pPr>
        <w:pStyle w:val="1"/>
        <w:spacing w:before="0"/>
      </w:pPr>
      <w:commentRangeStart w:id="944"/>
      <w:r>
        <w:rPr>
          <w:rFonts w:hint="eastAsia"/>
        </w:rPr>
        <w:t>Sav</w:t>
      </w:r>
      <w:r>
        <w:t>ing</w:t>
      </w:r>
      <w:r>
        <w:rPr>
          <w:rFonts w:hint="eastAsia"/>
        </w:rPr>
        <w:t xml:space="preserve"> Data</w:t>
      </w:r>
      <w:commentRangeEnd w:id="944"/>
      <w:r>
        <w:rPr>
          <w:rStyle w:val="af9"/>
          <w:rFonts w:eastAsiaTheme="minorEastAsia"/>
          <w:b w:val="0"/>
          <w:bCs w:val="0"/>
          <w:kern w:val="2"/>
        </w:rPr>
        <w:commentReference w:id="944"/>
      </w:r>
    </w:p>
    <w:p w14:paraId="76E14296" w14:textId="77777777" w:rsidR="0088137C" w:rsidRPr="002005FC" w:rsidRDefault="0088137C">
      <w:pPr>
        <w:pStyle w:val="2"/>
        <w:spacing w:before="0" w:after="120"/>
        <w:ind w:left="0"/>
        <w:rPr>
          <w:sz w:val="22"/>
          <w:szCs w:val="22"/>
        </w:rPr>
        <w:pPrChange w:id="945" w:author="Xing Li" w:date="2014-10-06T21:20:00Z">
          <w:pPr>
            <w:pStyle w:val="2"/>
            <w:tabs>
              <w:tab w:val="left" w:pos="450"/>
            </w:tabs>
            <w:spacing w:before="0" w:after="120"/>
            <w:ind w:left="0"/>
          </w:pPr>
        </w:pPrChange>
      </w:pPr>
      <w:bookmarkStart w:id="946" w:name="_Ref400392169"/>
      <w:r w:rsidRPr="002005FC">
        <w:rPr>
          <w:rFonts w:hint="eastAsia"/>
          <w:sz w:val="22"/>
          <w:szCs w:val="22"/>
        </w:rPr>
        <w:t>Saving a Project</w:t>
      </w:r>
      <w:bookmarkEnd w:id="946"/>
    </w:p>
    <w:p w14:paraId="3AC478F7" w14:textId="77777777" w:rsidR="0088137C" w:rsidRDefault="0088137C" w:rsidP="0088137C">
      <w:r w:rsidRPr="00C3278B">
        <w:t xml:space="preserve">You can choose to save a project at any point. A </w:t>
      </w:r>
      <w:r>
        <w:t>RED</w:t>
      </w:r>
      <w:r w:rsidRPr="00C3278B">
        <w:t xml:space="preserve"> project file is a single file which saves both your data and many of your display preferences so that you can get back to working on your data very quickly.</w:t>
      </w:r>
    </w:p>
    <w:p w14:paraId="1E617AF7" w14:textId="77777777" w:rsidR="0088137C" w:rsidRDefault="0088137C" w:rsidP="0088137C">
      <w:r>
        <w:t>Data which is stored in a project file is:</w:t>
      </w:r>
    </w:p>
    <w:p w14:paraId="1CB72A67" w14:textId="77777777" w:rsidR="0088137C" w:rsidRPr="00C3278B"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 xml:space="preserve">The positions of all </w:t>
      </w:r>
      <w:r>
        <w:rPr>
          <w:rFonts w:asciiTheme="majorHAnsi" w:hAnsiTheme="majorHAnsi"/>
          <w:szCs w:val="22"/>
        </w:rPr>
        <w:t xml:space="preserve">sequencing </w:t>
      </w:r>
      <w:r w:rsidRPr="00C3278B">
        <w:rPr>
          <w:rFonts w:asciiTheme="majorHAnsi" w:hAnsiTheme="majorHAnsi"/>
          <w:szCs w:val="22"/>
        </w:rPr>
        <w:t>reads</w:t>
      </w:r>
    </w:p>
    <w:p w14:paraId="39E26EA3" w14:textId="77777777" w:rsidR="0088137C" w:rsidRPr="00C3278B"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The details of your samples</w:t>
      </w:r>
    </w:p>
    <w:p w14:paraId="3EBB260D" w14:textId="77777777" w:rsidR="0088137C" w:rsidRPr="00C3278B" w:rsidRDefault="0088137C" w:rsidP="0088137C">
      <w:pPr>
        <w:pStyle w:val="ab"/>
        <w:numPr>
          <w:ilvl w:val="0"/>
          <w:numId w:val="2"/>
        </w:numPr>
        <w:ind w:left="810" w:hanging="270"/>
        <w:rPr>
          <w:rFonts w:asciiTheme="majorHAnsi" w:hAnsiTheme="majorHAnsi"/>
          <w:szCs w:val="22"/>
        </w:rPr>
      </w:pPr>
      <w:commentRangeStart w:id="947"/>
      <w:commentRangeStart w:id="948"/>
      <w:r w:rsidRPr="00C3278B">
        <w:rPr>
          <w:rFonts w:asciiTheme="majorHAnsi" w:hAnsiTheme="majorHAnsi"/>
          <w:szCs w:val="22"/>
        </w:rPr>
        <w:t>The details of your sample groups</w:t>
      </w:r>
      <w:commentRangeEnd w:id="947"/>
      <w:r>
        <w:rPr>
          <w:rStyle w:val="af9"/>
          <w:rFonts w:asciiTheme="majorHAnsi" w:hAnsiTheme="majorHAnsi" w:cs="Times New Roman"/>
          <w:kern w:val="2"/>
        </w:rPr>
        <w:commentReference w:id="947"/>
      </w:r>
      <w:commentRangeEnd w:id="948"/>
      <w:r>
        <w:rPr>
          <w:rStyle w:val="af9"/>
          <w:rFonts w:asciiTheme="majorHAnsi" w:hAnsiTheme="majorHAnsi" w:cs="Times New Roman"/>
          <w:kern w:val="2"/>
        </w:rPr>
        <w:commentReference w:id="948"/>
      </w:r>
    </w:p>
    <w:p w14:paraId="2CAF9B76" w14:textId="77777777" w:rsidR="0088137C" w:rsidRPr="00C3278B"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 xml:space="preserve">The positions of </w:t>
      </w:r>
      <w:r>
        <w:rPr>
          <w:rFonts w:asciiTheme="majorHAnsi" w:hAnsiTheme="majorHAnsi"/>
          <w:szCs w:val="22"/>
        </w:rPr>
        <w:t>potential RNA editing sites</w:t>
      </w:r>
    </w:p>
    <w:p w14:paraId="67EBD66E" w14:textId="77777777" w:rsidR="0088137C" w:rsidRPr="00C3278B"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All current probe lists</w:t>
      </w:r>
    </w:p>
    <w:p w14:paraId="5D8E2E9F" w14:textId="77777777" w:rsidR="0088137C" w:rsidRPr="00C3278B"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 xml:space="preserve">The list of currently visible data and </w:t>
      </w:r>
      <w:r>
        <w:rPr>
          <w:rFonts w:asciiTheme="majorHAnsi" w:hAnsiTheme="majorHAnsi"/>
          <w:szCs w:val="22"/>
        </w:rPr>
        <w:t>feature</w:t>
      </w:r>
      <w:r w:rsidRPr="00C3278B">
        <w:rPr>
          <w:rFonts w:asciiTheme="majorHAnsi" w:hAnsiTheme="majorHAnsi"/>
          <w:szCs w:val="22"/>
        </w:rPr>
        <w:t xml:space="preserve"> track</w:t>
      </w:r>
    </w:p>
    <w:p w14:paraId="329F82D9" w14:textId="77777777" w:rsidR="0088137C" w:rsidRPr="00C3278B"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The current position of the chr</w:t>
      </w:r>
      <w:r>
        <w:rPr>
          <w:rFonts w:asciiTheme="majorHAnsi" w:hAnsiTheme="majorHAnsi"/>
          <w:szCs w:val="22"/>
        </w:rPr>
        <w:t>omosome</w:t>
      </w:r>
      <w:r w:rsidRPr="00C3278B">
        <w:rPr>
          <w:rFonts w:asciiTheme="majorHAnsi" w:hAnsiTheme="majorHAnsi"/>
          <w:szCs w:val="22"/>
        </w:rPr>
        <w:t xml:space="preserve"> view</w:t>
      </w:r>
    </w:p>
    <w:p w14:paraId="2C6B86B1" w14:textId="77777777" w:rsidR="0088137C" w:rsidRPr="00C3278B"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The current data zoom level</w:t>
      </w:r>
    </w:p>
    <w:p w14:paraId="341AEF32" w14:textId="77777777" w:rsidR="0088137C"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The current data view (probes+reads, just probes, just reads)</w:t>
      </w:r>
    </w:p>
    <w:p w14:paraId="0857222A" w14:textId="77777777" w:rsidR="0088137C" w:rsidRDefault="0088137C" w:rsidP="0088137C">
      <w:r w:rsidRPr="00C3278B">
        <w:t>Some preferences are not stored in the project file and won't be remembered when the program reopens.</w:t>
      </w:r>
    </w:p>
    <w:p w14:paraId="11C6664C" w14:textId="77777777" w:rsidR="0088137C" w:rsidRPr="00C3278B"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 xml:space="preserve">The genome annotation data (this is referenced and will be downloaded from the </w:t>
      </w:r>
      <w:r w:rsidR="007A2DFD" w:rsidRPr="00BD52CA">
        <w:rPr>
          <w:i/>
          <w:rPrChange w:id="949" w:author="Xing Li" w:date="2014-10-08T12:03:00Z">
            <w:rPr/>
          </w:rPrChange>
        </w:rPr>
        <w:fldChar w:fldCharType="begin"/>
      </w:r>
      <w:r w:rsidR="007A2DFD" w:rsidRPr="00BD52CA">
        <w:rPr>
          <w:i/>
          <w:rPrChange w:id="950" w:author="Xing Li" w:date="2014-10-08T12:03:00Z">
            <w:rPr/>
          </w:rPrChange>
        </w:rPr>
        <w:instrText xml:space="preserve"> HYPERLINK "http://igv.broadinstitute.org/genomes/genomes.txt" </w:instrText>
      </w:r>
      <w:r w:rsidR="007A2DFD" w:rsidRPr="00BD52CA">
        <w:rPr>
          <w:i/>
          <w:rPrChange w:id="951" w:author="Xing Li" w:date="2014-10-08T12:03:00Z">
            <w:rPr/>
          </w:rPrChange>
        </w:rPr>
        <w:fldChar w:fldCharType="separate"/>
      </w:r>
      <w:r w:rsidRPr="00BD52CA">
        <w:rPr>
          <w:rStyle w:val="a7"/>
          <w:rFonts w:asciiTheme="majorHAnsi" w:hAnsiTheme="majorHAnsi"/>
          <w:i/>
          <w:szCs w:val="22"/>
          <w:rPrChange w:id="952" w:author="Xing Li" w:date="2014-10-08T12:03:00Z">
            <w:rPr>
              <w:rStyle w:val="a7"/>
              <w:rFonts w:asciiTheme="majorHAnsi" w:hAnsiTheme="majorHAnsi"/>
              <w:szCs w:val="22"/>
            </w:rPr>
          </w:rPrChange>
        </w:rPr>
        <w:t>IGV server</w:t>
      </w:r>
      <w:r w:rsidR="007A2DFD" w:rsidRPr="00BD52CA">
        <w:rPr>
          <w:rStyle w:val="a7"/>
          <w:rFonts w:asciiTheme="majorHAnsi" w:hAnsiTheme="majorHAnsi"/>
          <w:i/>
          <w:szCs w:val="22"/>
          <w:rPrChange w:id="953" w:author="Xing Li" w:date="2014-10-08T12:03:00Z">
            <w:rPr>
              <w:rStyle w:val="a7"/>
              <w:rFonts w:asciiTheme="majorHAnsi" w:hAnsiTheme="majorHAnsi"/>
              <w:szCs w:val="22"/>
            </w:rPr>
          </w:rPrChange>
        </w:rPr>
        <w:fldChar w:fldCharType="end"/>
      </w:r>
      <w:r w:rsidRPr="00C3278B">
        <w:rPr>
          <w:rFonts w:asciiTheme="majorHAnsi" w:hAnsiTheme="majorHAnsi"/>
          <w:szCs w:val="22"/>
        </w:rPr>
        <w:t xml:space="preserve"> if required)</w:t>
      </w:r>
    </w:p>
    <w:p w14:paraId="034F3E91" w14:textId="77777777" w:rsidR="0088137C" w:rsidRDefault="0088137C" w:rsidP="0088137C">
      <w:pPr>
        <w:pStyle w:val="ab"/>
        <w:numPr>
          <w:ilvl w:val="0"/>
          <w:numId w:val="2"/>
        </w:numPr>
        <w:ind w:left="810" w:hanging="270"/>
        <w:rPr>
          <w:rFonts w:asciiTheme="majorHAnsi" w:hAnsiTheme="majorHAnsi"/>
          <w:szCs w:val="22"/>
        </w:rPr>
      </w:pPr>
      <w:r w:rsidRPr="00C3278B">
        <w:rPr>
          <w:rFonts w:asciiTheme="majorHAnsi" w:hAnsiTheme="majorHAnsi"/>
          <w:szCs w:val="22"/>
        </w:rPr>
        <w:t>The size and layout of the panels in the current display (in case you open the file on a different sized screen)</w:t>
      </w:r>
    </w:p>
    <w:p w14:paraId="121FE2B2" w14:textId="77777777" w:rsidR="0088137C" w:rsidRDefault="0088137C" w:rsidP="0088137C">
      <w:r w:rsidRPr="00C3278B">
        <w:t xml:space="preserve">If you have changed any of the details which </w:t>
      </w:r>
      <w:r>
        <w:t>RED</w:t>
      </w:r>
      <w:r w:rsidRPr="00C3278B">
        <w:t xml:space="preserve"> stores in its project file during your session, when you close the program you will be prompted to re-save the project before exiting.</w:t>
      </w:r>
    </w:p>
    <w:p w14:paraId="6C488BF9" w14:textId="77777777" w:rsidR="0088137C" w:rsidRDefault="0088137C" w:rsidP="0088137C">
      <w:pPr>
        <w:keepNext/>
        <w:ind w:firstLine="0"/>
        <w:jc w:val="center"/>
      </w:pPr>
      <w:r>
        <w:rPr>
          <w:noProof/>
        </w:rPr>
        <w:drawing>
          <wp:inline distT="0" distB="0" distL="0" distR="0" wp14:anchorId="30138A36" wp14:editId="78AA0238">
            <wp:extent cx="5381625" cy="1123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81625" cy="1123950"/>
                    </a:xfrm>
                    <a:prstGeom prst="rect">
                      <a:avLst/>
                    </a:prstGeom>
                  </pic:spPr>
                </pic:pic>
              </a:graphicData>
            </a:graphic>
          </wp:inline>
        </w:drawing>
      </w:r>
    </w:p>
    <w:p w14:paraId="362EC0F9" w14:textId="19AFB153" w:rsidR="0088137C" w:rsidRPr="00F526E4" w:rsidRDefault="0088137C" w:rsidP="0088137C">
      <w:pPr>
        <w:pStyle w:val="afd"/>
        <w:jc w:val="center"/>
        <w:rPr>
          <w:i/>
        </w:rPr>
      </w:pPr>
      <w:r w:rsidRPr="00F526E4">
        <w:rPr>
          <w:i/>
        </w:rPr>
        <w:t xml:space="preserve">Fig. </w:t>
      </w:r>
      <w:ins w:id="954"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6</w:t>
      </w:r>
      <w:ins w:id="955"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956" w:author="Xing Li" w:date="2014-10-06T22:06:00Z">
        <w:r w:rsidR="00937986">
          <w:rPr>
            <w:i/>
            <w:noProof/>
          </w:rPr>
          <w:t>1</w:t>
        </w:r>
      </w:ins>
      <w:ins w:id="957" w:author="Xing Li" w:date="2014-10-06T21:35:00Z">
        <w:r w:rsidR="009268AC">
          <w:rPr>
            <w:i/>
          </w:rPr>
          <w:fldChar w:fldCharType="end"/>
        </w:r>
      </w:ins>
      <w:del w:id="958" w:author="Xing Li" w:date="2014-10-06T17:09:00Z">
        <w:r w:rsidRPr="00F526E4" w:rsidDel="00160367">
          <w:rPr>
            <w:i/>
          </w:rPr>
          <w:fldChar w:fldCharType="begin"/>
        </w:r>
        <w:r w:rsidRPr="00F526E4" w:rsidDel="00160367">
          <w:rPr>
            <w:i/>
          </w:rPr>
          <w:delInstrText xml:space="preserve"> STYLEREF 1 \s </w:delInstrText>
        </w:r>
        <w:r w:rsidRPr="00F526E4" w:rsidDel="00160367">
          <w:rPr>
            <w:i/>
          </w:rPr>
          <w:fldChar w:fldCharType="separate"/>
        </w:r>
        <w:r w:rsidR="008B2B6F" w:rsidDel="00160367">
          <w:rPr>
            <w:i/>
            <w:noProof/>
          </w:rPr>
          <w:delText>6</w:delText>
        </w:r>
        <w:r w:rsidRPr="00F526E4" w:rsidDel="00160367">
          <w:rPr>
            <w:i/>
          </w:rPr>
          <w:fldChar w:fldCharType="end"/>
        </w:r>
        <w:r w:rsidRPr="00F526E4" w:rsidDel="00160367">
          <w:rPr>
            <w:i/>
          </w:rPr>
          <w:delText>.</w:delText>
        </w:r>
        <w:r w:rsidRPr="00F526E4" w:rsidDel="00160367">
          <w:rPr>
            <w:i/>
          </w:rPr>
          <w:fldChar w:fldCharType="begin"/>
        </w:r>
        <w:r w:rsidRPr="00F526E4" w:rsidDel="00160367">
          <w:rPr>
            <w:i/>
          </w:rPr>
          <w:delInstrText xml:space="preserve"> SEQ Fig. \* ARABIC \s 1 </w:delInstrText>
        </w:r>
        <w:r w:rsidRPr="00F526E4" w:rsidDel="00160367">
          <w:rPr>
            <w:i/>
          </w:rPr>
          <w:fldChar w:fldCharType="separate"/>
        </w:r>
        <w:r w:rsidR="008B2B6F" w:rsidDel="00160367">
          <w:rPr>
            <w:i/>
            <w:noProof/>
          </w:rPr>
          <w:delText>1</w:delText>
        </w:r>
        <w:r w:rsidRPr="00F526E4" w:rsidDel="00160367">
          <w:rPr>
            <w:i/>
          </w:rPr>
          <w:fldChar w:fldCharType="end"/>
        </w:r>
      </w:del>
      <w:r w:rsidRPr="00F526E4">
        <w:rPr>
          <w:i/>
        </w:rPr>
        <w:t xml:space="preserve"> </w:t>
      </w:r>
      <w:r w:rsidRPr="008928D8">
        <w:rPr>
          <w:rStyle w:val="af7"/>
        </w:rPr>
        <w:t>Save project or not before exiting</w:t>
      </w:r>
    </w:p>
    <w:p w14:paraId="3AADF17D" w14:textId="77777777" w:rsidR="0088137C" w:rsidRDefault="0088137C" w:rsidP="0088137C">
      <w:r w:rsidRPr="00C3278B">
        <w:t xml:space="preserve">You should be aware that because </w:t>
      </w:r>
      <w:r>
        <w:t>RED</w:t>
      </w:r>
      <w:r w:rsidRPr="00C3278B">
        <w:t xml:space="preserve"> has to write out all of the read data when it saves a project that this can take a few minutes to complete if you have several large datasets open.</w:t>
      </w:r>
    </w:p>
    <w:p w14:paraId="3E162ADE" w14:textId="77777777" w:rsidR="0088137C" w:rsidRPr="00903692" w:rsidRDefault="0088137C" w:rsidP="0088137C">
      <w:pPr>
        <w:pStyle w:val="2"/>
        <w:spacing w:before="0" w:after="120"/>
        <w:ind w:left="0"/>
        <w:rPr>
          <w:sz w:val="22"/>
          <w:szCs w:val="22"/>
        </w:rPr>
      </w:pPr>
      <w:bookmarkStart w:id="959" w:name="_Ref400378353"/>
      <w:r w:rsidRPr="00903692">
        <w:rPr>
          <w:rFonts w:hint="eastAsia"/>
          <w:sz w:val="22"/>
          <w:szCs w:val="22"/>
        </w:rPr>
        <w:t>Saving Images</w:t>
      </w:r>
      <w:bookmarkEnd w:id="959"/>
    </w:p>
    <w:p w14:paraId="7377540C" w14:textId="77777777" w:rsidR="0088137C" w:rsidRDefault="0088137C" w:rsidP="0088137C">
      <w:r w:rsidRPr="00C3278B">
        <w:t xml:space="preserve">You can export images </w:t>
      </w:r>
      <w:r>
        <w:t>generated</w:t>
      </w:r>
      <w:r w:rsidRPr="00C3278B">
        <w:t xml:space="preserve"> in </w:t>
      </w:r>
      <w:r>
        <w:t>RED</w:t>
      </w:r>
      <w:r w:rsidRPr="00C3278B">
        <w:t xml:space="preserve"> into </w:t>
      </w:r>
      <w:r>
        <w:t>three</w:t>
      </w:r>
      <w:r w:rsidRPr="00C3278B">
        <w:t xml:space="preserve"> different graphics formats. To export the graphics you see in the main </w:t>
      </w:r>
      <w:r>
        <w:t>RED</w:t>
      </w:r>
      <w:r w:rsidRPr="00C3278B">
        <w:t xml:space="preserve"> windo</w:t>
      </w:r>
      <w:r>
        <w:t>w you can select File &gt; Export Image…</w:t>
      </w:r>
      <w:r w:rsidRPr="00C3278B">
        <w:t xml:space="preserve"> from the main menu and then choose from the Genome View and the Chromosome View.</w:t>
      </w:r>
    </w:p>
    <w:p w14:paraId="43E0428D" w14:textId="77777777" w:rsidR="0088137C" w:rsidRDefault="0088137C" w:rsidP="0088137C">
      <w:pPr>
        <w:keepNext/>
        <w:tabs>
          <w:tab w:val="left" w:pos="720"/>
        </w:tabs>
        <w:ind w:firstLine="0"/>
        <w:jc w:val="center"/>
      </w:pPr>
      <w:r w:rsidRPr="00EF52C4">
        <w:rPr>
          <w:noProof/>
        </w:rPr>
        <w:t xml:space="preserve"> </w:t>
      </w:r>
      <w:r>
        <w:rPr>
          <w:noProof/>
        </w:rPr>
        <w:drawing>
          <wp:inline distT="0" distB="0" distL="0" distR="0" wp14:anchorId="2D241EEC" wp14:editId="5DC311E2">
            <wp:extent cx="5438775" cy="462915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38775" cy="4629150"/>
                    </a:xfrm>
                    <a:prstGeom prst="rect">
                      <a:avLst/>
                    </a:prstGeom>
                  </pic:spPr>
                </pic:pic>
              </a:graphicData>
            </a:graphic>
          </wp:inline>
        </w:drawing>
      </w:r>
    </w:p>
    <w:p w14:paraId="0D65EE2C" w14:textId="19F864CA" w:rsidR="0088137C" w:rsidRPr="00F526E4" w:rsidRDefault="0088137C" w:rsidP="0088137C">
      <w:pPr>
        <w:pStyle w:val="afd"/>
        <w:jc w:val="center"/>
        <w:rPr>
          <w:i/>
        </w:rPr>
      </w:pPr>
      <w:r w:rsidRPr="00F526E4">
        <w:rPr>
          <w:i/>
        </w:rPr>
        <w:t xml:space="preserve">Fig. </w:t>
      </w:r>
      <w:ins w:id="960"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6</w:t>
      </w:r>
      <w:ins w:id="961"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962" w:author="Xing Li" w:date="2014-10-06T22:06:00Z">
        <w:r w:rsidR="00937986">
          <w:rPr>
            <w:i/>
            <w:noProof/>
          </w:rPr>
          <w:t>2</w:t>
        </w:r>
      </w:ins>
      <w:ins w:id="963" w:author="Xing Li" w:date="2014-10-06T21:35:00Z">
        <w:r w:rsidR="009268AC">
          <w:rPr>
            <w:i/>
          </w:rPr>
          <w:fldChar w:fldCharType="end"/>
        </w:r>
      </w:ins>
      <w:del w:id="964" w:author="Xing Li" w:date="2014-10-06T17:09:00Z">
        <w:r w:rsidRPr="00F526E4" w:rsidDel="00160367">
          <w:rPr>
            <w:i/>
          </w:rPr>
          <w:fldChar w:fldCharType="begin"/>
        </w:r>
        <w:r w:rsidRPr="00F526E4" w:rsidDel="00160367">
          <w:rPr>
            <w:i/>
          </w:rPr>
          <w:delInstrText xml:space="preserve"> STYLEREF 1 \s </w:delInstrText>
        </w:r>
        <w:r w:rsidRPr="00F526E4" w:rsidDel="00160367">
          <w:rPr>
            <w:i/>
          </w:rPr>
          <w:fldChar w:fldCharType="separate"/>
        </w:r>
        <w:r w:rsidR="008B2B6F" w:rsidDel="00160367">
          <w:rPr>
            <w:i/>
            <w:noProof/>
          </w:rPr>
          <w:delText>6</w:delText>
        </w:r>
        <w:r w:rsidRPr="00F526E4" w:rsidDel="00160367">
          <w:rPr>
            <w:i/>
          </w:rPr>
          <w:fldChar w:fldCharType="end"/>
        </w:r>
        <w:r w:rsidRPr="00F526E4" w:rsidDel="00160367">
          <w:rPr>
            <w:i/>
          </w:rPr>
          <w:delText>.</w:delText>
        </w:r>
        <w:r w:rsidRPr="00F526E4" w:rsidDel="00160367">
          <w:rPr>
            <w:i/>
          </w:rPr>
          <w:fldChar w:fldCharType="begin"/>
        </w:r>
        <w:r w:rsidRPr="00F526E4" w:rsidDel="00160367">
          <w:rPr>
            <w:i/>
          </w:rPr>
          <w:delInstrText xml:space="preserve"> SEQ Fig. \* ARABIC \s 1 </w:delInstrText>
        </w:r>
        <w:r w:rsidRPr="00F526E4" w:rsidDel="00160367">
          <w:rPr>
            <w:i/>
          </w:rPr>
          <w:fldChar w:fldCharType="separate"/>
        </w:r>
        <w:r w:rsidR="008B2B6F" w:rsidDel="00160367">
          <w:rPr>
            <w:i/>
            <w:noProof/>
          </w:rPr>
          <w:delText>2</w:delText>
        </w:r>
        <w:r w:rsidRPr="00F526E4" w:rsidDel="00160367">
          <w:rPr>
            <w:i/>
          </w:rPr>
          <w:fldChar w:fldCharType="end"/>
        </w:r>
      </w:del>
      <w:r w:rsidRPr="00F526E4">
        <w:rPr>
          <w:i/>
        </w:rPr>
        <w:t xml:space="preserve"> </w:t>
      </w:r>
      <w:r w:rsidRPr="008928D8">
        <w:rPr>
          <w:rStyle w:val="af7"/>
        </w:rPr>
        <w:t>Export image of current view</w:t>
      </w:r>
    </w:p>
    <w:p w14:paraId="1A6EC463" w14:textId="77777777" w:rsidR="0088137C" w:rsidRDefault="0088137C" w:rsidP="0088137C">
      <w:pPr>
        <w:pStyle w:val="3"/>
        <w:tabs>
          <w:tab w:val="left" w:pos="630"/>
          <w:tab w:val="left" w:pos="810"/>
        </w:tabs>
        <w:spacing w:before="0" w:after="120"/>
        <w:ind w:left="442" w:hanging="442"/>
      </w:pPr>
      <w:r>
        <w:rPr>
          <w:rFonts w:hint="eastAsia"/>
        </w:rPr>
        <w:t>SVG</w:t>
      </w:r>
      <w:r>
        <w:t xml:space="preserve"> Images</w:t>
      </w:r>
    </w:p>
    <w:p w14:paraId="2670B87F" w14:textId="77777777" w:rsidR="0088137C" w:rsidRPr="000B66FD" w:rsidRDefault="0088137C" w:rsidP="0088137C">
      <w:r w:rsidRPr="000B66FD">
        <w:t>SVG images are vector images which means that you can blow them up to any size and they will still look smooth. You can also break them apart and edit the individual components. SVG images can only be viewed and edited by a more limited range of software but these packages can render high-quality bitmap images from the SVG images and these can then be used in publications. We would recommend the free program Inkscape (www.inkscape.org) for editing SVG files, or you could use a commercial package such as Adobe Illustrator.</w:t>
      </w:r>
    </w:p>
    <w:p w14:paraId="4D62B242" w14:textId="77777777" w:rsidR="0088137C" w:rsidRDefault="0088137C" w:rsidP="0088137C">
      <w:pPr>
        <w:pStyle w:val="3"/>
        <w:tabs>
          <w:tab w:val="left" w:pos="630"/>
          <w:tab w:val="left" w:pos="810"/>
        </w:tabs>
        <w:spacing w:before="0" w:after="120"/>
        <w:ind w:left="442" w:hanging="442"/>
      </w:pPr>
      <w:r>
        <w:rPr>
          <w:rFonts w:hint="eastAsia"/>
        </w:rPr>
        <w:t>EPS Images</w:t>
      </w:r>
    </w:p>
    <w:p w14:paraId="5E5D6AD0" w14:textId="77777777" w:rsidR="0088137C" w:rsidRPr="000B66FD" w:rsidRDefault="0088137C" w:rsidP="0088137C">
      <w:r w:rsidRPr="000B66FD">
        <w:t>Encapsulated PostScript (EPS) is a DSC-conforming PostScript document with additional restrictions which is intended to be usable as a graphics file format. Simply, an EPS file is a PostScript program, saved as a single file that includes a low-resolution preview "encapsulated" inside of it, allowing some programs to d</w:t>
      </w:r>
      <w:r>
        <w:t xml:space="preserve">isplay a preview on the screen. It can be edited by a text editor or any </w:t>
      </w:r>
      <w:r w:rsidRPr="00E965E3">
        <w:t>PostScript printer</w:t>
      </w:r>
      <w:r>
        <w:t xml:space="preserve"> like Adobe </w:t>
      </w:r>
      <w:r w:rsidRPr="00E965E3">
        <w:t>Illustrator</w:t>
      </w:r>
      <w:r>
        <w:t>, Adobe Photoshop</w:t>
      </w:r>
      <w:r>
        <w:rPr>
          <w:rFonts w:hint="eastAsia"/>
        </w:rPr>
        <w:t>.</w:t>
      </w:r>
    </w:p>
    <w:p w14:paraId="40D7896D" w14:textId="77777777" w:rsidR="0088137C" w:rsidRDefault="0088137C" w:rsidP="0088137C">
      <w:pPr>
        <w:pStyle w:val="3"/>
        <w:tabs>
          <w:tab w:val="left" w:pos="630"/>
          <w:tab w:val="left" w:pos="810"/>
        </w:tabs>
        <w:spacing w:before="0" w:after="120"/>
        <w:ind w:left="442" w:hanging="442"/>
      </w:pPr>
      <w:r>
        <w:t>PNG Images</w:t>
      </w:r>
    </w:p>
    <w:p w14:paraId="27BFE89A" w14:textId="77777777" w:rsidR="0088137C" w:rsidRDefault="0088137C" w:rsidP="0088137C">
      <w:r w:rsidRPr="000B66FD">
        <w:t>PNG images are the default selection. These are bitmap images, which means that you can only edit them in the same way that you would edit a photograph. You can't make these images any larger and they will be produced initially at the same size as you saw them on screen. They are the equivalent of taking a screenshot. These images can be opened in almost any program which can handle images, but are probably not of sufficient quality to use for publications.</w:t>
      </w:r>
    </w:p>
    <w:p w14:paraId="084B12CC" w14:textId="77777777" w:rsidR="0088137C" w:rsidRPr="00903692" w:rsidRDefault="0088137C" w:rsidP="0088137C">
      <w:pPr>
        <w:pStyle w:val="2"/>
        <w:tabs>
          <w:tab w:val="left" w:pos="450"/>
        </w:tabs>
        <w:spacing w:before="0" w:after="120"/>
        <w:ind w:left="0"/>
        <w:rPr>
          <w:sz w:val="22"/>
          <w:szCs w:val="22"/>
        </w:rPr>
      </w:pPr>
      <w:r w:rsidRPr="00903692">
        <w:rPr>
          <w:rFonts w:hint="eastAsia"/>
          <w:sz w:val="22"/>
          <w:szCs w:val="22"/>
        </w:rPr>
        <w:t>S</w:t>
      </w:r>
      <w:r w:rsidRPr="00903692">
        <w:rPr>
          <w:sz w:val="22"/>
          <w:szCs w:val="22"/>
        </w:rPr>
        <w:t>aving</w:t>
      </w:r>
      <w:r w:rsidRPr="00903692">
        <w:rPr>
          <w:rFonts w:hint="eastAsia"/>
          <w:sz w:val="22"/>
          <w:szCs w:val="22"/>
        </w:rPr>
        <w:t xml:space="preserve"> Text</w:t>
      </w:r>
    </w:p>
    <w:p w14:paraId="431CCE16" w14:textId="77777777" w:rsidR="0088137C" w:rsidRDefault="0088137C" w:rsidP="0088137C">
      <w:pPr>
        <w:sectPr w:rsidR="0088137C" w:rsidSect="006935B2">
          <w:pgSz w:w="12240" w:h="15840"/>
          <w:pgMar w:top="1418" w:right="1418" w:bottom="1418" w:left="1418" w:header="851" w:footer="992" w:gutter="0"/>
          <w:cols w:space="425"/>
          <w:titlePg w:val="0"/>
          <w:docGrid w:type="lines" w:linePitch="312"/>
          <w:sectPrChange w:id="965" w:author="Xing Li" w:date="2014-10-06T22:04:00Z">
            <w:sectPr w:rsidR="0088137C" w:rsidSect="006935B2">
              <w:pgMar w:top="1418" w:right="1418" w:bottom="1418" w:left="1418" w:header="851" w:footer="992" w:gutter="0"/>
              <w:titlePg/>
            </w:sectPr>
          </w:sectPrChange>
        </w:sectPr>
      </w:pPr>
      <w:r w:rsidRPr="008B704D">
        <w:t xml:space="preserve">When you generate a report or a probe list you can choose to save this. All text based exports in </w:t>
      </w:r>
      <w:r>
        <w:t>RED</w:t>
      </w:r>
      <w:r w:rsidRPr="008B704D">
        <w:t xml:space="preserve"> are written out as tab-delimited text files. Although you can open these in any text editor you can also open them directly in a spreadsheet application which should recognise them and import them whilst keeping the structure of the original table.</w:t>
      </w:r>
    </w:p>
    <w:p w14:paraId="431B01C0" w14:textId="77777777" w:rsidR="0088137C" w:rsidRPr="00763506" w:rsidRDefault="0088137C" w:rsidP="0088137C">
      <w:pPr>
        <w:pStyle w:val="1"/>
        <w:spacing w:before="0"/>
      </w:pPr>
      <w:r w:rsidRPr="00763506">
        <w:rPr>
          <w:rFonts w:hint="eastAsia"/>
        </w:rPr>
        <w:t>Configuration</w:t>
      </w:r>
    </w:p>
    <w:p w14:paraId="7E1F01D5" w14:textId="77777777" w:rsidR="0088137C" w:rsidRPr="00763506" w:rsidRDefault="0088137C" w:rsidP="0088137C">
      <w:pPr>
        <w:pStyle w:val="2"/>
        <w:spacing w:before="0" w:after="120"/>
        <w:ind w:left="0"/>
        <w:rPr>
          <w:sz w:val="22"/>
          <w:szCs w:val="22"/>
        </w:rPr>
      </w:pPr>
      <w:r w:rsidRPr="00763506">
        <w:rPr>
          <w:rFonts w:hint="eastAsia"/>
          <w:sz w:val="22"/>
          <w:szCs w:val="22"/>
        </w:rPr>
        <w:t>RED Preferences</w:t>
      </w:r>
    </w:p>
    <w:p w14:paraId="6ADC1CE8" w14:textId="77777777" w:rsidR="003A2B28" w:rsidRDefault="003A2B28" w:rsidP="003A2B28">
      <w:r>
        <w:t>Under Edit &gt; Preferences, you could change preferences that can either improve the running of RED or to make it more suited to the way you work. In most cases, RED will work fine with the default values. If you are unsure about changing a preference then leave it alone.</w:t>
      </w:r>
    </w:p>
    <w:p w14:paraId="194DEF96" w14:textId="77777777" w:rsidR="003A2B28" w:rsidRDefault="003A2B28" w:rsidP="003A2B28">
      <w:r>
        <w:t>All of your preferences are stored in a file of ‘red_prefs.txt’, which is present in the program directory. If you want to completely reset your preferences, you can simply delete this file and a default file will be created when RED is re-run.</w:t>
      </w:r>
    </w:p>
    <w:p w14:paraId="659C2ACE" w14:textId="77777777" w:rsidR="0088137C" w:rsidRDefault="0088137C" w:rsidP="0088137C">
      <w:pPr>
        <w:keepNext/>
        <w:ind w:firstLine="0"/>
        <w:jc w:val="center"/>
      </w:pPr>
      <w:r>
        <w:rPr>
          <w:noProof/>
        </w:rPr>
        <w:drawing>
          <wp:inline distT="0" distB="0" distL="0" distR="0" wp14:anchorId="1F91F640" wp14:editId="3DA0C559">
            <wp:extent cx="5715000" cy="2857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15000" cy="2857500"/>
                    </a:xfrm>
                    <a:prstGeom prst="rect">
                      <a:avLst/>
                    </a:prstGeom>
                  </pic:spPr>
                </pic:pic>
              </a:graphicData>
            </a:graphic>
          </wp:inline>
        </w:drawing>
      </w:r>
    </w:p>
    <w:p w14:paraId="3322FC40" w14:textId="205FCF78" w:rsidR="0088137C" w:rsidRPr="00F526E4" w:rsidRDefault="0088137C" w:rsidP="0088137C">
      <w:pPr>
        <w:pStyle w:val="afd"/>
        <w:jc w:val="center"/>
        <w:rPr>
          <w:i/>
        </w:rPr>
      </w:pPr>
      <w:r w:rsidRPr="00F526E4">
        <w:rPr>
          <w:i/>
        </w:rPr>
        <w:t xml:space="preserve">Fig. </w:t>
      </w:r>
      <w:ins w:id="966" w:author="Xing Li" w:date="2014-10-06T21:35:00Z">
        <w:r w:rsidR="009268AC">
          <w:rPr>
            <w:i/>
          </w:rPr>
          <w:fldChar w:fldCharType="begin"/>
        </w:r>
        <w:r w:rsidR="009268AC">
          <w:rPr>
            <w:i/>
          </w:rPr>
          <w:instrText xml:space="preserve"> STYLEREF 1 \s </w:instrText>
        </w:r>
      </w:ins>
      <w:r w:rsidR="009268AC">
        <w:rPr>
          <w:i/>
        </w:rPr>
        <w:fldChar w:fldCharType="separate"/>
      </w:r>
      <w:r w:rsidR="00937986">
        <w:rPr>
          <w:i/>
          <w:noProof/>
        </w:rPr>
        <w:t>7</w:t>
      </w:r>
      <w:ins w:id="967" w:author="Xing Li" w:date="2014-10-06T21:35:00Z">
        <w:r w:rsidR="009268AC">
          <w:rPr>
            <w:i/>
          </w:rPr>
          <w:fldChar w:fldCharType="end"/>
        </w:r>
        <w:r w:rsidR="009268AC">
          <w:rPr>
            <w:i/>
          </w:rPr>
          <w:t>.</w:t>
        </w:r>
        <w:r w:rsidR="009268AC">
          <w:rPr>
            <w:i/>
          </w:rPr>
          <w:fldChar w:fldCharType="begin"/>
        </w:r>
        <w:r w:rsidR="009268AC">
          <w:rPr>
            <w:i/>
          </w:rPr>
          <w:instrText xml:space="preserve"> SEQ Fig. \* ARABIC \s 1 </w:instrText>
        </w:r>
      </w:ins>
      <w:r w:rsidR="009268AC">
        <w:rPr>
          <w:i/>
        </w:rPr>
        <w:fldChar w:fldCharType="separate"/>
      </w:r>
      <w:ins w:id="968" w:author="Xing Li" w:date="2014-10-06T22:06:00Z">
        <w:r w:rsidR="00937986">
          <w:rPr>
            <w:i/>
            <w:noProof/>
          </w:rPr>
          <w:t>1</w:t>
        </w:r>
      </w:ins>
      <w:ins w:id="969" w:author="Xing Li" w:date="2014-10-06T21:35:00Z">
        <w:r w:rsidR="009268AC">
          <w:rPr>
            <w:i/>
          </w:rPr>
          <w:fldChar w:fldCharType="end"/>
        </w:r>
      </w:ins>
      <w:del w:id="970" w:author="Xing Li" w:date="2014-10-06T17:09:00Z">
        <w:r w:rsidRPr="00F526E4" w:rsidDel="00160367">
          <w:rPr>
            <w:i/>
          </w:rPr>
          <w:fldChar w:fldCharType="begin"/>
        </w:r>
        <w:r w:rsidRPr="00F526E4" w:rsidDel="00160367">
          <w:rPr>
            <w:i/>
          </w:rPr>
          <w:delInstrText xml:space="preserve"> STYLEREF 1 \s </w:delInstrText>
        </w:r>
        <w:r w:rsidRPr="00F526E4" w:rsidDel="00160367">
          <w:rPr>
            <w:i/>
          </w:rPr>
          <w:fldChar w:fldCharType="separate"/>
        </w:r>
        <w:r w:rsidR="008B2B6F" w:rsidDel="00160367">
          <w:rPr>
            <w:i/>
            <w:noProof/>
          </w:rPr>
          <w:delText>7</w:delText>
        </w:r>
        <w:r w:rsidRPr="00F526E4" w:rsidDel="00160367">
          <w:rPr>
            <w:i/>
          </w:rPr>
          <w:fldChar w:fldCharType="end"/>
        </w:r>
        <w:r w:rsidRPr="00F526E4" w:rsidDel="00160367">
          <w:rPr>
            <w:i/>
          </w:rPr>
          <w:delText>.</w:delText>
        </w:r>
        <w:r w:rsidRPr="00F526E4" w:rsidDel="00160367">
          <w:rPr>
            <w:i/>
          </w:rPr>
          <w:fldChar w:fldCharType="begin"/>
        </w:r>
        <w:r w:rsidRPr="00F526E4" w:rsidDel="00160367">
          <w:rPr>
            <w:i/>
          </w:rPr>
          <w:delInstrText xml:space="preserve"> SEQ Fig. \* ARABIC \s 1 </w:delInstrText>
        </w:r>
        <w:r w:rsidRPr="00F526E4" w:rsidDel="00160367">
          <w:rPr>
            <w:i/>
          </w:rPr>
          <w:fldChar w:fldCharType="separate"/>
        </w:r>
        <w:r w:rsidR="008B2B6F" w:rsidDel="00160367">
          <w:rPr>
            <w:i/>
            <w:noProof/>
          </w:rPr>
          <w:delText>1</w:delText>
        </w:r>
        <w:r w:rsidRPr="00F526E4" w:rsidDel="00160367">
          <w:rPr>
            <w:i/>
          </w:rPr>
          <w:fldChar w:fldCharType="end"/>
        </w:r>
      </w:del>
      <w:r w:rsidRPr="00F526E4">
        <w:rPr>
          <w:i/>
        </w:rPr>
        <w:t xml:space="preserve"> </w:t>
      </w:r>
      <w:r w:rsidRPr="008928D8">
        <w:rPr>
          <w:rStyle w:val="af7"/>
        </w:rPr>
        <w:t>RED preferences</w:t>
      </w:r>
    </w:p>
    <w:p w14:paraId="6033EDCD" w14:textId="77777777" w:rsidR="0088137C" w:rsidRDefault="0088137C" w:rsidP="0088137C">
      <w:r>
        <w:t>There are four groups of preference settings which can be accessed via the tabs at the top of the window.</w:t>
      </w:r>
    </w:p>
    <w:p w14:paraId="4336C769" w14:textId="77777777" w:rsidR="0088137C" w:rsidRPr="007A0F59" w:rsidRDefault="0088137C" w:rsidP="0088137C">
      <w:pPr>
        <w:pStyle w:val="ab"/>
        <w:numPr>
          <w:ilvl w:val="0"/>
          <w:numId w:val="2"/>
        </w:numPr>
        <w:ind w:left="810" w:hanging="270"/>
        <w:rPr>
          <w:rFonts w:asciiTheme="majorHAnsi" w:hAnsiTheme="majorHAnsi"/>
          <w:szCs w:val="22"/>
        </w:rPr>
      </w:pPr>
      <w:r w:rsidRPr="007A0F59">
        <w:rPr>
          <w:rFonts w:asciiTheme="majorHAnsi" w:hAnsiTheme="majorHAnsi"/>
          <w:b/>
          <w:szCs w:val="22"/>
        </w:rPr>
        <w:t>Files</w:t>
      </w:r>
      <w:r w:rsidRPr="007A0F59">
        <w:rPr>
          <w:rFonts w:asciiTheme="majorHAnsi" w:hAnsiTheme="majorHAnsi"/>
          <w:szCs w:val="22"/>
        </w:rPr>
        <w:t xml:space="preserve"> - allows you to set the default location where </w:t>
      </w:r>
      <w:r>
        <w:rPr>
          <w:rFonts w:asciiTheme="majorHAnsi" w:hAnsiTheme="majorHAnsi"/>
          <w:szCs w:val="22"/>
        </w:rPr>
        <w:t>RED</w:t>
      </w:r>
      <w:r w:rsidRPr="007A0F59">
        <w:rPr>
          <w:rFonts w:asciiTheme="majorHAnsi" w:hAnsiTheme="majorHAnsi"/>
          <w:szCs w:val="22"/>
        </w:rPr>
        <w:t xml:space="preserve"> will look for different types of files</w:t>
      </w:r>
    </w:p>
    <w:p w14:paraId="278CDD3D" w14:textId="77777777" w:rsidR="0088137C" w:rsidRPr="007A0F59" w:rsidRDefault="0088137C" w:rsidP="0088137C">
      <w:pPr>
        <w:pStyle w:val="ab"/>
        <w:numPr>
          <w:ilvl w:val="0"/>
          <w:numId w:val="2"/>
        </w:numPr>
        <w:ind w:left="810" w:hanging="270"/>
        <w:rPr>
          <w:rFonts w:asciiTheme="majorHAnsi" w:hAnsiTheme="majorHAnsi"/>
          <w:szCs w:val="22"/>
        </w:rPr>
      </w:pPr>
      <w:r w:rsidRPr="007A0F59">
        <w:rPr>
          <w:rFonts w:asciiTheme="majorHAnsi" w:hAnsiTheme="majorHAnsi"/>
          <w:b/>
          <w:szCs w:val="22"/>
        </w:rPr>
        <w:t>Memory</w:t>
      </w:r>
      <w:r w:rsidRPr="007A0F59">
        <w:rPr>
          <w:rFonts w:asciiTheme="majorHAnsi" w:hAnsiTheme="majorHAnsi"/>
          <w:szCs w:val="22"/>
        </w:rPr>
        <w:t xml:space="preserve"> - allows you to change the behaviour of </w:t>
      </w:r>
      <w:r>
        <w:rPr>
          <w:rFonts w:asciiTheme="majorHAnsi" w:hAnsiTheme="majorHAnsi"/>
          <w:szCs w:val="22"/>
        </w:rPr>
        <w:t>RED</w:t>
      </w:r>
      <w:r w:rsidRPr="007A0F59">
        <w:rPr>
          <w:rFonts w:asciiTheme="majorHAnsi" w:hAnsiTheme="majorHAnsi"/>
          <w:szCs w:val="22"/>
        </w:rPr>
        <w:t xml:space="preserve"> to optimise memory usage</w:t>
      </w:r>
    </w:p>
    <w:p w14:paraId="62103BAF" w14:textId="77777777" w:rsidR="0088137C" w:rsidRPr="007A0F59" w:rsidRDefault="0088137C" w:rsidP="0088137C">
      <w:pPr>
        <w:pStyle w:val="ab"/>
        <w:numPr>
          <w:ilvl w:val="0"/>
          <w:numId w:val="2"/>
        </w:numPr>
        <w:ind w:left="810" w:hanging="270"/>
        <w:rPr>
          <w:rFonts w:asciiTheme="majorHAnsi" w:hAnsiTheme="majorHAnsi"/>
          <w:szCs w:val="22"/>
        </w:rPr>
      </w:pPr>
      <w:r w:rsidRPr="007A0F59">
        <w:rPr>
          <w:rFonts w:asciiTheme="majorHAnsi" w:hAnsiTheme="majorHAnsi"/>
          <w:b/>
          <w:szCs w:val="22"/>
        </w:rPr>
        <w:t>Network</w:t>
      </w:r>
      <w:r w:rsidRPr="007A0F59">
        <w:rPr>
          <w:rFonts w:asciiTheme="majorHAnsi" w:hAnsiTheme="majorHAnsi"/>
          <w:szCs w:val="22"/>
        </w:rPr>
        <w:t xml:space="preserve"> - allows you to enter settings which may be required to access the internet from your machine</w:t>
      </w:r>
    </w:p>
    <w:p w14:paraId="23CE9034" w14:textId="77777777" w:rsidR="0088137C" w:rsidRDefault="0088137C" w:rsidP="0088137C">
      <w:pPr>
        <w:pStyle w:val="ab"/>
        <w:numPr>
          <w:ilvl w:val="0"/>
          <w:numId w:val="2"/>
        </w:numPr>
        <w:ind w:left="810" w:hanging="270"/>
        <w:rPr>
          <w:rFonts w:asciiTheme="majorHAnsi" w:hAnsiTheme="majorHAnsi"/>
          <w:szCs w:val="22"/>
        </w:rPr>
      </w:pPr>
      <w:r w:rsidRPr="007A0F59">
        <w:rPr>
          <w:rFonts w:asciiTheme="majorHAnsi" w:hAnsiTheme="majorHAnsi"/>
          <w:b/>
          <w:szCs w:val="22"/>
        </w:rPr>
        <w:t>Updates</w:t>
      </w:r>
      <w:r w:rsidRPr="007A0F59">
        <w:rPr>
          <w:rFonts w:asciiTheme="majorHAnsi" w:hAnsiTheme="majorHAnsi"/>
          <w:szCs w:val="22"/>
        </w:rPr>
        <w:t xml:space="preserve"> - allows you to say whether you want </w:t>
      </w:r>
      <w:r>
        <w:rPr>
          <w:rFonts w:asciiTheme="majorHAnsi" w:hAnsiTheme="majorHAnsi"/>
          <w:szCs w:val="22"/>
        </w:rPr>
        <w:t>RED</w:t>
      </w:r>
      <w:r w:rsidRPr="007A0F59">
        <w:rPr>
          <w:rFonts w:asciiTheme="majorHAnsi" w:hAnsiTheme="majorHAnsi"/>
          <w:szCs w:val="22"/>
        </w:rPr>
        <w:t xml:space="preserve"> to check if it is the latest version available</w:t>
      </w:r>
    </w:p>
    <w:p w14:paraId="467ED662" w14:textId="77777777" w:rsidR="0088137C" w:rsidRDefault="0088137C" w:rsidP="0088137C">
      <w:pPr>
        <w:pStyle w:val="3"/>
        <w:tabs>
          <w:tab w:val="left" w:pos="450"/>
          <w:tab w:val="left" w:pos="630"/>
        </w:tabs>
        <w:spacing w:before="0" w:after="120"/>
        <w:ind w:left="442" w:hanging="442"/>
      </w:pPr>
      <w:r>
        <w:rPr>
          <w:rFonts w:hint="eastAsia"/>
        </w:rPr>
        <w:t>Files</w:t>
      </w:r>
    </w:p>
    <w:p w14:paraId="0AF34FFC" w14:textId="77777777" w:rsidR="0088137C" w:rsidRDefault="0088137C" w:rsidP="0088137C">
      <w:r>
        <w:t>You can set locations for eight files. To change these, just press the browse button on the right of each field and select the directory you want. We strongly recommend you to stay default setting.</w:t>
      </w:r>
      <w:r w:rsidRPr="005E497C">
        <w:t xml:space="preserve"> </w:t>
      </w:r>
      <w:r>
        <w:t>These folders need to be writable by users of the program.</w:t>
      </w:r>
    </w:p>
    <w:p w14:paraId="33503CFB" w14:textId="77777777" w:rsidR="0088137C" w:rsidRDefault="0088137C" w:rsidP="0088137C">
      <w:r>
        <w:t>The file locations you can specify are:</w:t>
      </w:r>
    </w:p>
    <w:p w14:paraId="28403922" w14:textId="77777777" w:rsidR="0088137C" w:rsidRDefault="0088137C" w:rsidP="0088137C">
      <w:pPr>
        <w:pStyle w:val="ab"/>
        <w:numPr>
          <w:ilvl w:val="0"/>
          <w:numId w:val="2"/>
        </w:numPr>
        <w:ind w:left="810" w:hanging="270"/>
        <w:rPr>
          <w:rFonts w:asciiTheme="majorHAnsi" w:hAnsiTheme="majorHAnsi"/>
          <w:b/>
          <w:szCs w:val="22"/>
        </w:rPr>
      </w:pPr>
      <w:r w:rsidRPr="00BE63A4">
        <w:rPr>
          <w:rFonts w:asciiTheme="majorHAnsi" w:hAnsiTheme="majorHAnsi" w:hint="eastAsia"/>
          <w:b/>
          <w:szCs w:val="22"/>
        </w:rPr>
        <w:t>Project Data Directory</w:t>
      </w:r>
    </w:p>
    <w:p w14:paraId="42DC9FEC" w14:textId="77777777" w:rsidR="0088137C" w:rsidRDefault="0088137C" w:rsidP="0088137C">
      <w:r>
        <w:rPr>
          <w:rFonts w:hint="eastAsia"/>
        </w:rPr>
        <w:t xml:space="preserve">The project data directory is the root directory to </w:t>
      </w:r>
      <w:r>
        <w:t>place your raw data. The following directories are under the project directory. The program firstly will search all data from this directory, and try to find out what you have cached before.</w:t>
      </w:r>
    </w:p>
    <w:p w14:paraId="24F00105"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Genome Directory</w:t>
      </w:r>
    </w:p>
    <w:p w14:paraId="2663DFF4" w14:textId="77777777" w:rsidR="0088137C" w:rsidRDefault="0088137C" w:rsidP="0088137C">
      <w:r>
        <w:t>This is the directory under which your genome files will be stored. These are automatically downloaded from the IGV server if your local drive doesn’t exist the genome you want.</w:t>
      </w:r>
    </w:p>
    <w:p w14:paraId="609363E3"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Fasta Directory</w:t>
      </w:r>
    </w:p>
    <w:p w14:paraId="116BE9EA" w14:textId="77777777" w:rsidR="0088137C" w:rsidRDefault="0088137C" w:rsidP="0088137C">
      <w:r>
        <w:t>The fasta directory stores raw reference genome sequence relative to the genome. It can also contain a large amount of data. You may wish to change this to a local drive, or have the same genome folder shared by several users to save on disk space.</w:t>
      </w:r>
    </w:p>
    <w:p w14:paraId="73F95F71"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RNA Directory</w:t>
      </w:r>
    </w:p>
    <w:p w14:paraId="40CF5D0C" w14:textId="77777777" w:rsidR="0088137C" w:rsidRPr="00C320A4" w:rsidRDefault="0088137C" w:rsidP="0088137C">
      <w:r>
        <w:rPr>
          <w:rFonts w:hint="eastAsia"/>
        </w:rPr>
        <w:t>The RNA directory stores RNA sequence which it</w:t>
      </w:r>
      <w:r>
        <w:t>s</w:t>
      </w:r>
      <w:r>
        <w:rPr>
          <w:rFonts w:hint="eastAsia"/>
        </w:rPr>
        <w:t xml:space="preserve"> format </w:t>
      </w:r>
      <w:r>
        <w:t xml:space="preserve">mainly contains bam/sam. The RNA data is essential to find out potential RNA editing sites. It can be used in </w:t>
      </w:r>
      <w:r w:rsidRPr="00C320A4">
        <w:rPr>
          <w:i/>
        </w:rPr>
        <w:t>Denovo</w:t>
      </w:r>
      <w:r>
        <w:t xml:space="preserve"> or </w:t>
      </w:r>
      <w:r w:rsidRPr="00C320A4">
        <w:rPr>
          <w:i/>
        </w:rPr>
        <w:t>non-Denovo</w:t>
      </w:r>
      <w:r>
        <w:rPr>
          <w:i/>
        </w:rPr>
        <w:t xml:space="preserve"> </w:t>
      </w:r>
      <w:r>
        <w:t>sequencing procedures.</w:t>
      </w:r>
      <w:r w:rsidRPr="00C320A4">
        <w:t xml:space="preserve"> </w:t>
      </w:r>
      <w:r>
        <w:t>It can also contain a large amount of data. You may wish to change this to a local drive, or have the same genome folder shared by several users to save on disk space.</w:t>
      </w:r>
    </w:p>
    <w:p w14:paraId="6E317DE2"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DNA Directory</w:t>
      </w:r>
    </w:p>
    <w:p w14:paraId="7BB72FD9" w14:textId="77777777" w:rsidR="0088137C" w:rsidRDefault="0088137C" w:rsidP="0088137C">
      <w:r w:rsidRPr="00C320A4">
        <w:t xml:space="preserve">The </w:t>
      </w:r>
      <w:r>
        <w:t>D</w:t>
      </w:r>
      <w:r w:rsidRPr="00C320A4">
        <w:t xml:space="preserve">NA directory stores </w:t>
      </w:r>
      <w:r>
        <w:t>D</w:t>
      </w:r>
      <w:r w:rsidRPr="00C320A4">
        <w:t xml:space="preserve">NA sequence which its format mainly contains bam/sam. The </w:t>
      </w:r>
      <w:r>
        <w:t>D</w:t>
      </w:r>
      <w:r w:rsidRPr="00C320A4">
        <w:t xml:space="preserve">NA data is essential </w:t>
      </w:r>
      <w:r>
        <w:t xml:space="preserve">if we perform </w:t>
      </w:r>
      <w:r w:rsidRPr="00C320A4">
        <w:t>n</w:t>
      </w:r>
      <w:r>
        <w:t>on-Denovo sequencing procedure.</w:t>
      </w:r>
      <w:r w:rsidRPr="00C320A4">
        <w:t xml:space="preserve"> </w:t>
      </w:r>
      <w:r>
        <w:t>It can also contain a large amount of data. You may wish to change this to a local drive, or have the same genome folder shared by several users to save on disk space.</w:t>
      </w:r>
    </w:p>
    <w:p w14:paraId="3DB395A3"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Annotation Directory</w:t>
      </w:r>
    </w:p>
    <w:p w14:paraId="2D806728" w14:textId="77777777" w:rsidR="0088137C" w:rsidRPr="00B37FD5" w:rsidRDefault="0088137C" w:rsidP="0088137C">
      <w:r>
        <w:t xml:space="preserve">It may store a variety of annotation files which can be imported into </w:t>
      </w:r>
      <w:r w:rsidRPr="00707E8C">
        <w:t>custom annotation tracks</w:t>
      </w:r>
      <w:r>
        <w:t>. The track will be displayed in the future version.</w:t>
      </w:r>
    </w:p>
    <w:p w14:paraId="32023450"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Others Directory</w:t>
      </w:r>
    </w:p>
    <w:p w14:paraId="199D9F2E" w14:textId="77777777" w:rsidR="0088137C" w:rsidRPr="00B37FD5" w:rsidRDefault="0088137C" w:rsidP="0088137C">
      <w:r>
        <w:t xml:space="preserve">This directory </w:t>
      </w:r>
      <w:r w:rsidRPr="00B37FD5">
        <w:t>save</w:t>
      </w:r>
      <w:r>
        <w:t>s</w:t>
      </w:r>
      <w:r w:rsidRPr="00B37FD5">
        <w:t xml:space="preserve"> some fragmentary files like 'cytoband.txt'</w:t>
      </w:r>
      <w:r>
        <w:t xml:space="preserve"> from genome file.</w:t>
      </w:r>
    </w:p>
    <w:p w14:paraId="4EF07171" w14:textId="77777777" w:rsidR="0088137C" w:rsidRDefault="0088137C" w:rsidP="0088137C">
      <w:pPr>
        <w:pStyle w:val="ab"/>
        <w:numPr>
          <w:ilvl w:val="0"/>
          <w:numId w:val="2"/>
        </w:numPr>
        <w:ind w:left="810" w:hanging="270"/>
        <w:rPr>
          <w:rFonts w:asciiTheme="majorHAnsi" w:hAnsiTheme="majorHAnsi"/>
          <w:b/>
          <w:szCs w:val="22"/>
        </w:rPr>
      </w:pPr>
      <w:r>
        <w:rPr>
          <w:rFonts w:asciiTheme="majorHAnsi" w:hAnsiTheme="majorHAnsi"/>
          <w:b/>
          <w:szCs w:val="22"/>
        </w:rPr>
        <w:t>Temp Directory</w:t>
      </w:r>
    </w:p>
    <w:p w14:paraId="793CCBB2" w14:textId="77777777" w:rsidR="0088137C" w:rsidRPr="00B37FD5" w:rsidRDefault="0088137C" w:rsidP="0088137C">
      <w:r>
        <w:rPr>
          <w:rFonts w:hint="eastAsia"/>
        </w:rPr>
        <w:t>T</w:t>
      </w:r>
      <w:r>
        <w:t>he temp directory stores temporary cache file for data sets. The directory will be cleared when the program is closed.</w:t>
      </w:r>
    </w:p>
    <w:p w14:paraId="2C5F6F17" w14:textId="77777777" w:rsidR="0088137C" w:rsidRDefault="0088137C" w:rsidP="0088137C">
      <w:pPr>
        <w:pStyle w:val="3"/>
        <w:tabs>
          <w:tab w:val="left" w:pos="630"/>
        </w:tabs>
        <w:spacing w:before="0" w:after="120"/>
        <w:ind w:left="442" w:hanging="442"/>
      </w:pPr>
      <w:commentRangeStart w:id="971"/>
      <w:r>
        <w:rPr>
          <w:rFonts w:hint="eastAsia"/>
        </w:rPr>
        <w:t>Memory</w:t>
      </w:r>
      <w:commentRangeEnd w:id="971"/>
      <w:r>
        <w:rPr>
          <w:rStyle w:val="af9"/>
          <w:rFonts w:eastAsiaTheme="minorEastAsia"/>
          <w:b w:val="0"/>
          <w:bCs w:val="0"/>
        </w:rPr>
        <w:commentReference w:id="971"/>
      </w:r>
    </w:p>
    <w:p w14:paraId="64358FE8" w14:textId="77777777" w:rsidR="0088137C" w:rsidRDefault="0088137C" w:rsidP="0088137C">
      <w:pPr>
        <w:pStyle w:val="ab"/>
        <w:numPr>
          <w:ilvl w:val="0"/>
          <w:numId w:val="2"/>
        </w:numPr>
        <w:tabs>
          <w:tab w:val="left" w:pos="810"/>
        </w:tabs>
        <w:ind w:left="540" w:firstLine="0"/>
        <w:rPr>
          <w:rFonts w:asciiTheme="majorHAnsi" w:hAnsiTheme="majorHAnsi"/>
          <w:szCs w:val="22"/>
        </w:rPr>
      </w:pPr>
      <w:r w:rsidRPr="00D96603">
        <w:rPr>
          <w:rFonts w:asciiTheme="majorHAnsi" w:hAnsiTheme="majorHAnsi"/>
          <w:b/>
          <w:szCs w:val="22"/>
        </w:rPr>
        <w:t>Disk caches</w:t>
      </w:r>
    </w:p>
    <w:p w14:paraId="75DEAD37" w14:textId="27FB0A46" w:rsidR="0088137C" w:rsidDel="008B4A38" w:rsidRDefault="0088137C" w:rsidP="008B4A38">
      <w:pPr>
        <w:rPr>
          <w:del w:id="972" w:author="Xing Li" w:date="2014-10-08T12:09:00Z"/>
        </w:rPr>
      </w:pPr>
      <w:r w:rsidRPr="00AC2787">
        <w:t xml:space="preserve">Large datasets come with huge amounts of mapped position data, </w:t>
      </w:r>
      <w:commentRangeStart w:id="973"/>
      <w:r w:rsidRPr="00AC2787">
        <w:t xml:space="preserve">which </w:t>
      </w:r>
      <w:del w:id="974" w:author="Xing Li" w:date="2014-10-06T20:38:00Z">
        <w:r w:rsidRPr="00AC2787" w:rsidDel="004D5769">
          <w:delText xml:space="preserve">although it is referred to by </w:delText>
        </w:r>
        <w:r w:rsidDel="004D5769">
          <w:delText>RED</w:delText>
        </w:r>
        <w:commentRangeEnd w:id="973"/>
        <w:r w:rsidDel="004D5769">
          <w:rPr>
            <w:rStyle w:val="af9"/>
          </w:rPr>
          <w:commentReference w:id="973"/>
        </w:r>
        <w:r w:rsidRPr="00AC2787" w:rsidDel="004D5769">
          <w:delText xml:space="preserve"> </w:delText>
        </w:r>
      </w:del>
      <w:r w:rsidRPr="00AC2787">
        <w:t xml:space="preserve">can consume large amounts of memory whilst being idle for most of the time. You can choose to save this data to cache files on disk to free up active memory. The cost for this is that every time you want to refer back to the data there will be a delay whilst the data is retrieved from disk. This will happen when you switch the genome view between chromosomes, or when you perform an operation such as </w:t>
      </w:r>
      <w:r>
        <w:t>filtering</w:t>
      </w:r>
      <w:r w:rsidRPr="00AC2787">
        <w:t xml:space="preserve"> which needs to read through all of the data.</w:t>
      </w:r>
      <w:ins w:id="975" w:author="Xing Li" w:date="2014-10-08T12:09:00Z">
        <w:r w:rsidR="008B4A38" w:rsidDel="008B4A38">
          <w:t xml:space="preserve"> </w:t>
        </w:r>
      </w:ins>
    </w:p>
    <w:p w14:paraId="653F2617" w14:textId="64C5F572" w:rsidR="008B4A38" w:rsidRPr="008B4A38" w:rsidRDefault="0088137C" w:rsidP="008B4A38">
      <w:pPr>
        <w:rPr>
          <w:ins w:id="976" w:author="Xing Li" w:date="2014-10-08T12:08:00Z"/>
          <w:rFonts w:hint="eastAsia"/>
          <w:rPrChange w:id="977" w:author="Xing Li" w:date="2014-10-08T12:09:00Z">
            <w:rPr>
              <w:ins w:id="978" w:author="Xing Li" w:date="2014-10-08T12:08:00Z"/>
            </w:rPr>
          </w:rPrChange>
        </w:rPr>
        <w:pPrChange w:id="979" w:author="Xing Li" w:date="2014-10-08T12:09:00Z">
          <w:pPr/>
        </w:pPrChange>
      </w:pPr>
      <w:del w:id="980" w:author="Xing Li" w:date="2014-10-06T20:39:00Z">
        <w:r w:rsidRPr="00AC2787" w:rsidDel="004D5769">
          <w:delText xml:space="preserve">If you want to turn on data caching then you need to tick the box which says "Cache read data to disk". </w:delText>
        </w:r>
      </w:del>
      <w:del w:id="981" w:author="Xing Li" w:date="2014-10-08T12:09:00Z">
        <w:r w:rsidRPr="00AC2787" w:rsidDel="008B4A38">
          <w:delText>You</w:delText>
        </w:r>
      </w:del>
      <w:del w:id="982" w:author="Xing Li" w:date="2014-10-06T20:40:00Z">
        <w:r w:rsidRPr="00AC2787" w:rsidDel="004D5769">
          <w:delText xml:space="preserve"> also</w:delText>
        </w:r>
      </w:del>
      <w:del w:id="983" w:author="Xing Li" w:date="2014-10-08T12:09:00Z">
        <w:r w:rsidRPr="00AC2787" w:rsidDel="008B4A38">
          <w:delText xml:space="preserve"> need to tell </w:delText>
        </w:r>
        <w:r w:rsidDel="008B4A38">
          <w:delText>RED</w:delText>
        </w:r>
        <w:r w:rsidRPr="00AC2787" w:rsidDel="008B4A38">
          <w:delText xml:space="preserve"> which directory you want</w:delText>
        </w:r>
      </w:del>
      <w:del w:id="984" w:author="Xing Li" w:date="2014-10-06T20:40:00Z">
        <w:r w:rsidRPr="00AC2787" w:rsidDel="004D5769">
          <w:delText xml:space="preserve"> it</w:delText>
        </w:r>
      </w:del>
      <w:del w:id="985" w:author="Xing Li" w:date="2014-10-08T12:09:00Z">
        <w:r w:rsidRPr="00AC2787" w:rsidDel="008B4A38">
          <w:delText xml:space="preserve"> to use to save this data</w:delText>
        </w:r>
      </w:del>
    </w:p>
    <w:p w14:paraId="7AA8136F" w14:textId="49404863" w:rsidR="0088137C" w:rsidDel="008B4A38" w:rsidRDefault="008B4A38" w:rsidP="008B4A38">
      <w:pPr>
        <w:rPr>
          <w:del w:id="986" w:author="Xing Li" w:date="2014-10-06T20:40:00Z"/>
        </w:rPr>
        <w:pPrChange w:id="987" w:author="Xing Li" w:date="2014-10-08T12:08:00Z">
          <w:pPr/>
        </w:pPrChange>
      </w:pPr>
      <w:ins w:id="988" w:author="Xing Li" w:date="2014-10-08T12:09:00Z">
        <w:r w:rsidRPr="00AC2787">
          <w:t xml:space="preserve">You need to tell </w:t>
        </w:r>
        <w:r>
          <w:t>RED</w:t>
        </w:r>
        <w:r w:rsidRPr="00AC2787">
          <w:t xml:space="preserve"> which directory you want to use to save this data</w:t>
        </w:r>
        <w:r>
          <w:t xml:space="preserve">. </w:t>
        </w:r>
      </w:ins>
      <w:del w:id="989" w:author="Xing Li" w:date="2014-10-08T12:08:00Z">
        <w:r w:rsidR="0088137C" w:rsidRPr="00AC2787" w:rsidDel="008B4A38">
          <w:delText>.</w:delText>
        </w:r>
      </w:del>
    </w:p>
    <w:p w14:paraId="1CFE7E4A" w14:textId="77777777" w:rsidR="0088137C" w:rsidRDefault="0088137C" w:rsidP="008B4A38">
      <w:pPr>
        <w:ind w:firstLine="0"/>
        <w:pPrChange w:id="990" w:author="Xing Li" w:date="2014-10-08T12:09:00Z">
          <w:pPr/>
        </w:pPrChange>
      </w:pPr>
      <w:r w:rsidRPr="00AC2787">
        <w:t xml:space="preserve">Changes to the caching options will not have any effect until </w:t>
      </w:r>
      <w:r>
        <w:t>RED</w:t>
      </w:r>
      <w:r w:rsidRPr="00AC2787">
        <w:t xml:space="preserve"> is restarted.</w:t>
      </w:r>
    </w:p>
    <w:p w14:paraId="6A3FA530" w14:textId="77777777" w:rsidR="0088137C" w:rsidRDefault="0088137C" w:rsidP="0088137C">
      <w:pPr>
        <w:pStyle w:val="ab"/>
        <w:numPr>
          <w:ilvl w:val="0"/>
          <w:numId w:val="2"/>
        </w:numPr>
        <w:tabs>
          <w:tab w:val="left" w:pos="360"/>
          <w:tab w:val="left" w:pos="720"/>
        </w:tabs>
        <w:ind w:left="450" w:firstLine="0"/>
        <w:rPr>
          <w:rFonts w:asciiTheme="majorHAnsi" w:hAnsiTheme="majorHAnsi"/>
          <w:b/>
          <w:szCs w:val="22"/>
        </w:rPr>
      </w:pPr>
      <w:commentRangeStart w:id="991"/>
      <w:commentRangeStart w:id="992"/>
      <w:r w:rsidRPr="00AC2787">
        <w:rPr>
          <w:rFonts w:asciiTheme="majorHAnsi" w:hAnsiTheme="majorHAnsi"/>
          <w:b/>
          <w:szCs w:val="22"/>
        </w:rPr>
        <w:t>File Compression</w:t>
      </w:r>
    </w:p>
    <w:p w14:paraId="26B10725" w14:textId="77777777" w:rsidR="0088137C" w:rsidRPr="00AC2787" w:rsidRDefault="0088137C" w:rsidP="0088137C">
      <w:r w:rsidRPr="00AC2787">
        <w:t xml:space="preserve">By default </w:t>
      </w:r>
      <w:r>
        <w:t>RED</w:t>
      </w:r>
      <w:r w:rsidRPr="00AC2787">
        <w:t xml:space="preserve"> saves its data in a text based format which is quick to read, but is not designed to be a very compact format. If you choose to turn on file compression then all of your </w:t>
      </w:r>
      <w:r>
        <w:t>RED</w:t>
      </w:r>
      <w:r w:rsidRPr="00AC2787">
        <w:t xml:space="preserve"> output files will be gzip compressed as they are written. This will reduce the filesize of your output by a factor of about 3, but will increase the time to save data by a factor of about 2. Loading of compressed files is only marginally slower than uncompressed files.</w:t>
      </w:r>
    </w:p>
    <w:commentRangeEnd w:id="991"/>
    <w:p w14:paraId="706BCEB6" w14:textId="77777777" w:rsidR="0088137C" w:rsidRDefault="0088137C" w:rsidP="0088137C">
      <w:pPr>
        <w:pStyle w:val="3"/>
        <w:tabs>
          <w:tab w:val="left" w:pos="630"/>
          <w:tab w:val="left" w:pos="810"/>
        </w:tabs>
        <w:spacing w:before="0" w:after="120"/>
        <w:ind w:left="360" w:hanging="360"/>
      </w:pPr>
      <w:r>
        <w:rPr>
          <w:rStyle w:val="af9"/>
          <w:rFonts w:eastAsiaTheme="minorEastAsia"/>
          <w:b w:val="0"/>
          <w:bCs w:val="0"/>
        </w:rPr>
        <w:commentReference w:id="991"/>
      </w:r>
      <w:commentRangeEnd w:id="992"/>
      <w:r>
        <w:rPr>
          <w:rStyle w:val="af9"/>
          <w:rFonts w:eastAsiaTheme="minorEastAsia"/>
          <w:b w:val="0"/>
          <w:bCs w:val="0"/>
        </w:rPr>
        <w:commentReference w:id="992"/>
      </w:r>
      <w:commentRangeStart w:id="993"/>
      <w:r>
        <w:rPr>
          <w:rFonts w:hint="eastAsia"/>
        </w:rPr>
        <w:t>Network</w:t>
      </w:r>
      <w:commentRangeEnd w:id="993"/>
      <w:r>
        <w:rPr>
          <w:rStyle w:val="af9"/>
          <w:rFonts w:eastAsiaTheme="minorEastAsia"/>
          <w:b w:val="0"/>
          <w:bCs w:val="0"/>
        </w:rPr>
        <w:commentReference w:id="993"/>
      </w:r>
    </w:p>
    <w:p w14:paraId="6BCBD36A" w14:textId="77777777" w:rsidR="003A2B28" w:rsidRDefault="003A2B28" w:rsidP="003A2B28">
      <w:r>
        <w:t>If you was not able to access the internet directly, you may set up a proxy server by yourself. Since RED requires access to the network to be able to download genome annotation files, it needs to know if your network requires a proxy. If your network uses a proxy, you need to fill in the HTTP proxy server and HTTP proxy port boxes. The name of the server should be provided without an ‘http://’ prefix. If you don't use a proxy then the server box should be empty (it doesn't matter what is in the port box in this case).</w:t>
      </w:r>
    </w:p>
    <w:p w14:paraId="7D780E89" w14:textId="77777777" w:rsidR="0088137C" w:rsidRPr="0075250B" w:rsidRDefault="0088137C" w:rsidP="0088137C">
      <w:r>
        <w:t>The final option is to specify a location for the RED data server. Although it is possible for sites to run their own data servers this is not likely to be common and you should leave this alone unless you are absolutely sure that you need to change it.</w:t>
      </w:r>
    </w:p>
    <w:p w14:paraId="01D291FD" w14:textId="77777777" w:rsidR="0088137C" w:rsidRDefault="0088137C" w:rsidP="0088137C">
      <w:pPr>
        <w:pStyle w:val="3"/>
        <w:tabs>
          <w:tab w:val="left" w:pos="720"/>
          <w:tab w:val="left" w:pos="810"/>
        </w:tabs>
        <w:spacing w:before="0" w:after="120"/>
        <w:ind w:left="442" w:hanging="442"/>
      </w:pPr>
      <w:commentRangeStart w:id="994"/>
      <w:r w:rsidRPr="00D96603">
        <w:t>Updates</w:t>
      </w:r>
      <w:commentRangeEnd w:id="994"/>
      <w:r>
        <w:rPr>
          <w:rStyle w:val="af9"/>
          <w:rFonts w:eastAsiaTheme="minorEastAsia"/>
          <w:b w:val="0"/>
          <w:bCs w:val="0"/>
        </w:rPr>
        <w:commentReference w:id="994"/>
      </w:r>
    </w:p>
    <w:p w14:paraId="06373FE6" w14:textId="77777777" w:rsidR="0088137C" w:rsidRDefault="0088137C" w:rsidP="0088137C">
      <w:r>
        <w:t>RED is under continual development and regular new releases will add new features and fix bugs which have been reported. It is a good idea to keep RED updated to the latest version to ensure you are benefitting from these development efforts.</w:t>
      </w:r>
    </w:p>
    <w:p w14:paraId="109B1BBF" w14:textId="629B46C3" w:rsidR="0088137C" w:rsidRDefault="0088137C" w:rsidP="0088137C">
      <w:r>
        <w:t xml:space="preserve">By default every time RED is started it will check back with its download server to see if a newer version of the program is available. If a newer version has been released you will be informed of this - no change will be made to your existing program. To install the newer version you simply go back to the project website at </w:t>
      </w:r>
      <w:ins w:id="995" w:author="Xing Li" w:date="2014-10-06T20:36:00Z">
        <w:r w:rsidR="004D5769">
          <w:fldChar w:fldCharType="begin"/>
        </w:r>
        <w:r w:rsidR="004D5769">
          <w:instrText xml:space="preserve"> HYPERLINK "https://github.com/iluhcm/REDetector" </w:instrText>
        </w:r>
        <w:r w:rsidR="004D5769">
          <w:fldChar w:fldCharType="separate"/>
        </w:r>
        <w:r w:rsidRPr="004D5769">
          <w:rPr>
            <w:rStyle w:val="a7"/>
          </w:rPr>
          <w:t>https://github.com/iluhcm/REDetector</w:t>
        </w:r>
        <w:r w:rsidR="004D5769">
          <w:fldChar w:fldCharType="end"/>
        </w:r>
      </w:ins>
      <w:r>
        <w:t xml:space="preserve"> and download the update.</w:t>
      </w:r>
    </w:p>
    <w:p w14:paraId="298439E8" w14:textId="77777777" w:rsidR="0088137C" w:rsidRDefault="0088137C" w:rsidP="0088137C">
      <w:r>
        <w:t>If you do not want RED to check for updates then simply untick the "Check for program updates on startup" box in the updates preferences.</w:t>
      </w:r>
    </w:p>
    <w:p w14:paraId="50AE4778" w14:textId="77777777" w:rsidR="0088137C" w:rsidRPr="0049388C" w:rsidRDefault="0088137C" w:rsidP="0088137C">
      <w:pPr>
        <w:pStyle w:val="2"/>
        <w:spacing w:before="0" w:after="120"/>
        <w:ind w:left="0"/>
        <w:rPr>
          <w:sz w:val="22"/>
          <w:szCs w:val="22"/>
        </w:rPr>
      </w:pPr>
      <w:commentRangeStart w:id="996"/>
      <w:r w:rsidRPr="0049388C">
        <w:rPr>
          <w:rFonts w:hint="eastAsia"/>
          <w:sz w:val="22"/>
          <w:szCs w:val="22"/>
        </w:rPr>
        <w:t>Memory Settings</w:t>
      </w:r>
      <w:commentRangeEnd w:id="996"/>
      <w:r>
        <w:rPr>
          <w:rStyle w:val="af9"/>
          <w:rFonts w:asciiTheme="majorHAnsi" w:eastAsiaTheme="minorEastAsia" w:hAnsiTheme="majorHAnsi"/>
          <w:b w:val="0"/>
          <w:bCs w:val="0"/>
        </w:rPr>
        <w:commentReference w:id="996"/>
      </w:r>
    </w:p>
    <w:p w14:paraId="48F8A20B" w14:textId="77777777" w:rsidR="0088137C" w:rsidRDefault="0088137C" w:rsidP="0088137C">
      <w:r>
        <w:t>RED works with very large data sets (genome annotations, reference sequence and sequence alignment/map data), and it therefore requires a large amount of RAM.</w:t>
      </w:r>
    </w:p>
    <w:p w14:paraId="056D6142" w14:textId="77777777" w:rsidR="0088137C" w:rsidRDefault="0088137C" w:rsidP="0088137C">
      <w:r>
        <w:t>Whilst most aspects of the program can be altered from within RED itself, the total amount of memory available to the program is determined when it is started. The RED launcher program will try to determine the optimal amount of memory to assign to RED when it starts, but in some cases, you may need to take steps to adjust this.</w:t>
      </w:r>
    </w:p>
    <w:p w14:paraId="5038CB9C" w14:textId="77777777" w:rsidR="0088137C" w:rsidRDefault="0088137C" w:rsidP="0088137C">
      <w:pPr>
        <w:pStyle w:val="3"/>
        <w:tabs>
          <w:tab w:val="left" w:pos="630"/>
        </w:tabs>
        <w:spacing w:before="0" w:after="120"/>
        <w:ind w:left="442" w:hanging="442"/>
      </w:pPr>
      <w:r w:rsidRPr="009123B6">
        <w:t>General Limitations</w:t>
      </w:r>
    </w:p>
    <w:p w14:paraId="2DE80713" w14:textId="77777777" w:rsidR="0088137C" w:rsidRDefault="0088137C" w:rsidP="0088137C">
      <w:r>
        <w:t xml:space="preserve">The default configuration of RED is to assign </w:t>
      </w:r>
      <w:commentRangeStart w:id="997"/>
      <w:commentRangeStart w:id="998"/>
      <w:r>
        <w:t>the program 2/3 of the physical memory installed on your machine</w:t>
      </w:r>
      <w:commentRangeEnd w:id="997"/>
      <w:r>
        <w:rPr>
          <w:rStyle w:val="af9"/>
        </w:rPr>
        <w:commentReference w:id="997"/>
      </w:r>
      <w:commentRangeEnd w:id="998"/>
      <w:r>
        <w:rPr>
          <w:rStyle w:val="af9"/>
        </w:rPr>
        <w:commentReference w:id="998"/>
      </w:r>
      <w:r>
        <w:t>. Thus on a machine with 6GB of RAM, 4GB will be allocated to RED. Because of overheads in Java itself the amount of available memory reported in the welcome screen will be around 80% of the originally allocated memory.</w:t>
      </w:r>
    </w:p>
    <w:p w14:paraId="396430DB" w14:textId="77777777" w:rsidR="0088137C" w:rsidRDefault="0088137C" w:rsidP="0088137C">
      <w:r>
        <w:t xml:space="preserve">This default allocation is then limited in some cases. If you are running a 32 bit operating system, or a 64 bit operating system but a 32 bit version of java then the maximum memory allocation is limited to 1.5GB, </w:t>
      </w:r>
      <w:commentRangeStart w:id="999"/>
      <w:commentRangeStart w:id="1000"/>
      <w:r>
        <w:t>however much RAM is installed</w:t>
      </w:r>
      <w:commentRangeEnd w:id="999"/>
      <w:r>
        <w:rPr>
          <w:rStyle w:val="af9"/>
        </w:rPr>
        <w:commentReference w:id="999"/>
      </w:r>
      <w:commentRangeEnd w:id="1000"/>
      <w:r>
        <w:rPr>
          <w:rStyle w:val="af9"/>
        </w:rPr>
        <w:commentReference w:id="1000"/>
      </w:r>
      <w:r>
        <w:t>. If you want to make use of more memory than this you will need a 64 bit OS and version of java. On 64 bit machines running 64 bit java the top memory limit for RED is 8GB, and it's unlikely that you'll benefit from using more than that.</w:t>
      </w:r>
    </w:p>
    <w:p w14:paraId="53B309F0" w14:textId="77777777" w:rsidR="0088137C" w:rsidRDefault="0088137C" w:rsidP="0088137C">
      <w:r>
        <w:t xml:space="preserve">You can </w:t>
      </w:r>
      <w:r w:rsidRPr="009123B6">
        <w:t xml:space="preserve">manually set the </w:t>
      </w:r>
      <w:r>
        <w:t>RED</w:t>
      </w:r>
      <w:r w:rsidRPr="009123B6">
        <w:t xml:space="preserve"> memory allocation </w:t>
      </w:r>
      <w:r>
        <w:t>by yourself</w:t>
      </w:r>
      <w:r w:rsidRPr="009123B6">
        <w:t>.</w:t>
      </w:r>
    </w:p>
    <w:p w14:paraId="169127DD" w14:textId="77777777" w:rsidR="0088137C" w:rsidRDefault="0088137C" w:rsidP="0088137C">
      <w:pPr>
        <w:pStyle w:val="3"/>
        <w:tabs>
          <w:tab w:val="left" w:pos="630"/>
        </w:tabs>
        <w:spacing w:before="0" w:after="120"/>
        <w:ind w:left="442" w:hanging="442"/>
      </w:pPr>
      <w:r w:rsidRPr="009123B6">
        <w:t>Windows and Linux</w:t>
      </w:r>
    </w:p>
    <w:p w14:paraId="59B2FD6F" w14:textId="77777777" w:rsidR="0088137C" w:rsidRDefault="0088137C" w:rsidP="0088137C">
      <w:r w:rsidRPr="009123B6">
        <w:t xml:space="preserve">Changing the memory allocation in windows or linux is as simple as passing an extra parameter when launching the program. Instead of starting </w:t>
      </w:r>
      <w:r>
        <w:t>RED</w:t>
      </w:r>
      <w:r w:rsidRPr="009123B6">
        <w:t xml:space="preserve"> by just running </w:t>
      </w:r>
      <w:r>
        <w:t>‘red’</w:t>
      </w:r>
      <w:r w:rsidRPr="009123B6">
        <w:t xml:space="preserve"> you would run '</w:t>
      </w:r>
      <w:r>
        <w:t>red</w:t>
      </w:r>
      <w:r w:rsidRPr="009123B6">
        <w:t xml:space="preserve"> -m XXXX' where XXXX is the amount of memory (in MB) you want to use.</w:t>
      </w:r>
    </w:p>
    <w:p w14:paraId="42B17559" w14:textId="77777777" w:rsidR="0088137C" w:rsidRDefault="0088137C" w:rsidP="0088137C">
      <w:pPr>
        <w:pStyle w:val="3"/>
        <w:tabs>
          <w:tab w:val="left" w:pos="630"/>
        </w:tabs>
        <w:spacing w:before="0" w:after="120"/>
        <w:ind w:left="442" w:hanging="442"/>
      </w:pPr>
      <w:r w:rsidRPr="009123B6">
        <w:t>OS</w:t>
      </w:r>
      <w:r>
        <w:t xml:space="preserve"> </w:t>
      </w:r>
      <w:r w:rsidRPr="009123B6">
        <w:t>X</w:t>
      </w:r>
    </w:p>
    <w:p w14:paraId="2CEFB1FF" w14:textId="77777777" w:rsidR="0088137C" w:rsidRDefault="0088137C" w:rsidP="0088137C">
      <w:r>
        <w:t>RED</w:t>
      </w:r>
      <w:r w:rsidRPr="009123B6">
        <w:t xml:space="preserve"> on OS</w:t>
      </w:r>
      <w:r>
        <w:t xml:space="preserve"> </w:t>
      </w:r>
      <w:r w:rsidRPr="009123B6">
        <w:t>X is distributed as an application bundle, inside which is the configuration file which determines the amount of available memory. To change this do the following:</w:t>
      </w:r>
    </w:p>
    <w:p w14:paraId="028C553D" w14:textId="77777777" w:rsidR="0088137C" w:rsidRPr="009123B6" w:rsidRDefault="0088137C" w:rsidP="0088137C">
      <w:pPr>
        <w:pStyle w:val="ab"/>
        <w:numPr>
          <w:ilvl w:val="0"/>
          <w:numId w:val="2"/>
        </w:numPr>
        <w:ind w:left="810" w:hanging="270"/>
        <w:rPr>
          <w:rFonts w:asciiTheme="majorHAnsi" w:hAnsiTheme="majorHAnsi"/>
          <w:szCs w:val="22"/>
        </w:rPr>
      </w:pPr>
      <w:r w:rsidRPr="009123B6">
        <w:rPr>
          <w:rFonts w:asciiTheme="majorHAnsi" w:hAnsiTheme="majorHAnsi"/>
          <w:szCs w:val="22"/>
        </w:rPr>
        <w:t xml:space="preserve">Find the </w:t>
      </w:r>
      <w:r>
        <w:rPr>
          <w:rFonts w:asciiTheme="majorHAnsi" w:hAnsiTheme="majorHAnsi"/>
          <w:szCs w:val="22"/>
        </w:rPr>
        <w:t>RED</w:t>
      </w:r>
      <w:r w:rsidRPr="009123B6">
        <w:rPr>
          <w:rFonts w:asciiTheme="majorHAnsi" w:hAnsiTheme="majorHAnsi"/>
          <w:szCs w:val="22"/>
        </w:rPr>
        <w:t xml:space="preserve"> application in the Finder.</w:t>
      </w:r>
    </w:p>
    <w:p w14:paraId="5CAEB137" w14:textId="77777777" w:rsidR="0088137C" w:rsidRPr="009123B6" w:rsidRDefault="0088137C" w:rsidP="0088137C">
      <w:pPr>
        <w:pStyle w:val="ab"/>
        <w:numPr>
          <w:ilvl w:val="0"/>
          <w:numId w:val="2"/>
        </w:numPr>
        <w:ind w:left="810" w:hanging="270"/>
        <w:rPr>
          <w:rFonts w:asciiTheme="majorHAnsi" w:hAnsiTheme="majorHAnsi"/>
          <w:szCs w:val="22"/>
        </w:rPr>
      </w:pPr>
      <w:r w:rsidRPr="009123B6">
        <w:rPr>
          <w:rFonts w:asciiTheme="majorHAnsi" w:hAnsiTheme="majorHAnsi"/>
          <w:szCs w:val="22"/>
        </w:rPr>
        <w:t>Control-click on the application and select "Show package Contents"</w:t>
      </w:r>
    </w:p>
    <w:p w14:paraId="34D183B1" w14:textId="77777777" w:rsidR="0088137C" w:rsidRPr="009123B6" w:rsidRDefault="0088137C" w:rsidP="0088137C">
      <w:pPr>
        <w:pStyle w:val="ab"/>
        <w:numPr>
          <w:ilvl w:val="0"/>
          <w:numId w:val="2"/>
        </w:numPr>
        <w:ind w:left="810" w:hanging="270"/>
        <w:rPr>
          <w:rFonts w:asciiTheme="majorHAnsi" w:hAnsiTheme="majorHAnsi"/>
          <w:szCs w:val="22"/>
        </w:rPr>
      </w:pPr>
      <w:r w:rsidRPr="009123B6">
        <w:rPr>
          <w:rFonts w:asciiTheme="majorHAnsi" w:hAnsiTheme="majorHAnsi"/>
          <w:szCs w:val="22"/>
        </w:rPr>
        <w:t>Double click on the contents folder</w:t>
      </w:r>
    </w:p>
    <w:p w14:paraId="64B5FFAE" w14:textId="77777777" w:rsidR="0088137C" w:rsidRPr="009123B6" w:rsidRDefault="0088137C" w:rsidP="0088137C">
      <w:pPr>
        <w:pStyle w:val="ab"/>
        <w:numPr>
          <w:ilvl w:val="0"/>
          <w:numId w:val="2"/>
        </w:numPr>
        <w:ind w:left="810" w:hanging="270"/>
        <w:rPr>
          <w:rFonts w:asciiTheme="majorHAnsi" w:hAnsiTheme="majorHAnsi"/>
          <w:szCs w:val="22"/>
        </w:rPr>
      </w:pPr>
      <w:r w:rsidRPr="009123B6">
        <w:rPr>
          <w:rFonts w:asciiTheme="majorHAnsi" w:hAnsiTheme="majorHAnsi"/>
          <w:szCs w:val="22"/>
        </w:rPr>
        <w:t>Double click the Info.plist file (this will open an application called Property List Editor.</w:t>
      </w:r>
    </w:p>
    <w:p w14:paraId="351EA302" w14:textId="77777777" w:rsidR="0088137C" w:rsidRPr="009123B6" w:rsidRDefault="0088137C" w:rsidP="0088137C">
      <w:pPr>
        <w:pStyle w:val="ab"/>
        <w:numPr>
          <w:ilvl w:val="0"/>
          <w:numId w:val="2"/>
        </w:numPr>
        <w:ind w:left="810" w:hanging="270"/>
        <w:rPr>
          <w:rFonts w:asciiTheme="majorHAnsi" w:hAnsiTheme="majorHAnsi"/>
          <w:szCs w:val="22"/>
        </w:rPr>
      </w:pPr>
      <w:r w:rsidRPr="009123B6">
        <w:rPr>
          <w:rFonts w:asciiTheme="majorHAnsi" w:hAnsiTheme="majorHAnsi"/>
          <w:szCs w:val="22"/>
        </w:rPr>
        <w:t>Look for the line which says 'executable file'</w:t>
      </w:r>
    </w:p>
    <w:p w14:paraId="736053AC" w14:textId="77777777" w:rsidR="0088137C" w:rsidRPr="009123B6" w:rsidRDefault="0088137C" w:rsidP="0088137C">
      <w:pPr>
        <w:pStyle w:val="ab"/>
        <w:numPr>
          <w:ilvl w:val="0"/>
          <w:numId w:val="2"/>
        </w:numPr>
        <w:ind w:left="810" w:hanging="270"/>
        <w:rPr>
          <w:rFonts w:asciiTheme="majorHAnsi" w:hAnsiTheme="majorHAnsi"/>
          <w:szCs w:val="22"/>
        </w:rPr>
      </w:pPr>
      <w:r w:rsidRPr="009123B6">
        <w:rPr>
          <w:rFonts w:asciiTheme="majorHAnsi" w:hAnsiTheme="majorHAnsi"/>
          <w:szCs w:val="22"/>
        </w:rPr>
        <w:t>Edit the value from '</w:t>
      </w:r>
      <w:r>
        <w:rPr>
          <w:rFonts w:asciiTheme="majorHAnsi" w:hAnsiTheme="majorHAnsi"/>
          <w:szCs w:val="22"/>
        </w:rPr>
        <w:t>red</w:t>
      </w:r>
      <w:r w:rsidRPr="009123B6">
        <w:rPr>
          <w:rFonts w:asciiTheme="majorHAnsi" w:hAnsiTheme="majorHAnsi"/>
          <w:szCs w:val="22"/>
        </w:rPr>
        <w:t>' to '</w:t>
      </w:r>
      <w:r>
        <w:rPr>
          <w:rFonts w:asciiTheme="majorHAnsi" w:hAnsiTheme="majorHAnsi"/>
          <w:szCs w:val="22"/>
        </w:rPr>
        <w:t>red</w:t>
      </w:r>
      <w:r w:rsidRPr="009123B6">
        <w:rPr>
          <w:rFonts w:asciiTheme="majorHAnsi" w:hAnsiTheme="majorHAnsi"/>
          <w:szCs w:val="22"/>
        </w:rPr>
        <w:t xml:space="preserve"> -m XXXXX' where XXXXX is the amount of memory (in MB) you want to use.</w:t>
      </w:r>
    </w:p>
    <w:p w14:paraId="5176E66B" w14:textId="77777777" w:rsidR="0088137C" w:rsidRPr="009123B6" w:rsidRDefault="0088137C" w:rsidP="0088137C">
      <w:pPr>
        <w:pStyle w:val="ab"/>
        <w:numPr>
          <w:ilvl w:val="0"/>
          <w:numId w:val="2"/>
        </w:numPr>
        <w:ind w:left="810" w:hanging="270"/>
        <w:rPr>
          <w:rFonts w:asciiTheme="majorHAnsi" w:hAnsiTheme="majorHAnsi"/>
          <w:szCs w:val="22"/>
        </w:rPr>
      </w:pPr>
      <w:r w:rsidRPr="009123B6">
        <w:rPr>
          <w:rFonts w:asciiTheme="majorHAnsi" w:hAnsiTheme="majorHAnsi"/>
          <w:szCs w:val="22"/>
        </w:rPr>
        <w:t>Once you've finished, select File &gt; Save to save your changes and then quit PropertyListEditor.</w:t>
      </w:r>
    </w:p>
    <w:p w14:paraId="5972774D" w14:textId="77777777" w:rsidR="0088137C" w:rsidRDefault="0088137C" w:rsidP="0088137C">
      <w:pPr>
        <w:pStyle w:val="ab"/>
        <w:numPr>
          <w:ilvl w:val="0"/>
          <w:numId w:val="2"/>
        </w:numPr>
        <w:ind w:left="810" w:hanging="270"/>
        <w:rPr>
          <w:rFonts w:asciiTheme="majorHAnsi" w:hAnsiTheme="majorHAnsi"/>
          <w:szCs w:val="22"/>
        </w:rPr>
        <w:sectPr w:rsidR="0088137C" w:rsidSect="00F56258">
          <w:pgSz w:w="12240" w:h="15840"/>
          <w:pgMar w:top="1418" w:right="1418" w:bottom="1418" w:left="1530" w:header="851" w:footer="992" w:gutter="0"/>
          <w:cols w:space="425"/>
          <w:docGrid w:type="lines" w:linePitch="312"/>
        </w:sectPr>
      </w:pPr>
      <w:r w:rsidRPr="009123B6">
        <w:rPr>
          <w:rFonts w:asciiTheme="majorHAnsi" w:hAnsiTheme="majorHAnsi"/>
          <w:szCs w:val="22"/>
        </w:rPr>
        <w:t xml:space="preserve">Restart </w:t>
      </w:r>
      <w:r>
        <w:rPr>
          <w:rFonts w:asciiTheme="majorHAnsi" w:hAnsiTheme="majorHAnsi"/>
          <w:szCs w:val="22"/>
        </w:rPr>
        <w:t>RED</w:t>
      </w:r>
      <w:r w:rsidRPr="009123B6">
        <w:rPr>
          <w:rFonts w:asciiTheme="majorHAnsi" w:hAnsiTheme="majorHAnsi"/>
          <w:szCs w:val="22"/>
        </w:rPr>
        <w:t xml:space="preserve"> and the new memory limits will be used.</w:t>
      </w:r>
    </w:p>
    <w:p w14:paraId="1757BC69" w14:textId="77777777" w:rsidR="0088137C" w:rsidRPr="00EE0BDF" w:rsidRDefault="0088137C" w:rsidP="0088137C">
      <w:pPr>
        <w:pStyle w:val="1"/>
        <w:spacing w:before="0"/>
      </w:pPr>
      <w:r>
        <w:t>Reporting Bugs</w:t>
      </w:r>
    </w:p>
    <w:p w14:paraId="1BE3D027" w14:textId="77777777" w:rsidR="0088137C" w:rsidRPr="00EE0BDF" w:rsidRDefault="0088137C" w:rsidP="0088137C">
      <w:r w:rsidRPr="00EE0BDF">
        <w:t>If you find a problem with RED, please try the following steps:</w:t>
      </w:r>
    </w:p>
    <w:p w14:paraId="0DB53100" w14:textId="77777777" w:rsidR="0088137C" w:rsidRPr="003A2776" w:rsidRDefault="0088137C" w:rsidP="0088137C">
      <w:pPr>
        <w:pStyle w:val="ab"/>
        <w:numPr>
          <w:ilvl w:val="0"/>
          <w:numId w:val="2"/>
        </w:numPr>
        <w:ind w:left="810" w:hanging="270"/>
        <w:rPr>
          <w:rFonts w:asciiTheme="majorHAnsi" w:hAnsiTheme="majorHAnsi"/>
          <w:szCs w:val="22"/>
        </w:rPr>
      </w:pPr>
      <w:r w:rsidRPr="003A2776">
        <w:rPr>
          <w:rFonts w:asciiTheme="majorHAnsi" w:hAnsiTheme="majorHAnsi"/>
          <w:szCs w:val="22"/>
        </w:rPr>
        <w:t>Check our help content to see if there is a solution already listed</w:t>
      </w:r>
    </w:p>
    <w:p w14:paraId="7B2595C1" w14:textId="77777777" w:rsidR="0088137C" w:rsidRPr="003A2776" w:rsidRDefault="0088137C" w:rsidP="0088137C">
      <w:pPr>
        <w:pStyle w:val="ab"/>
        <w:numPr>
          <w:ilvl w:val="0"/>
          <w:numId w:val="2"/>
        </w:numPr>
        <w:ind w:left="810" w:hanging="270"/>
        <w:rPr>
          <w:rFonts w:asciiTheme="majorHAnsi" w:hAnsiTheme="majorHAnsi"/>
          <w:szCs w:val="22"/>
        </w:rPr>
      </w:pPr>
      <w:r w:rsidRPr="003A2776">
        <w:rPr>
          <w:rFonts w:asciiTheme="majorHAnsi" w:hAnsiTheme="majorHAnsi"/>
          <w:szCs w:val="22"/>
        </w:rPr>
        <w:t xml:space="preserve">Check that you are running the latest version of RED. You can see the version you are running by selecting Help &gt; About and you can check </w:t>
      </w:r>
      <w:hyperlink r:id="rId78" w:history="1">
        <w:r w:rsidRPr="003A2776">
          <w:rPr>
            <w:rFonts w:asciiTheme="majorHAnsi" w:hAnsiTheme="majorHAnsi"/>
            <w:szCs w:val="22"/>
          </w:rPr>
          <w:t>RED website</w:t>
        </w:r>
      </w:hyperlink>
      <w:r w:rsidRPr="003A2776">
        <w:rPr>
          <w:rFonts w:asciiTheme="majorHAnsi" w:hAnsiTheme="majorHAnsi"/>
          <w:szCs w:val="22"/>
        </w:rPr>
        <w:t xml:space="preserve"> to see what the latest version is</w:t>
      </w:r>
    </w:p>
    <w:p w14:paraId="6BEEF543" w14:textId="77777777" w:rsidR="0088137C" w:rsidRPr="003A2776" w:rsidRDefault="0088137C" w:rsidP="0088137C">
      <w:pPr>
        <w:pStyle w:val="ab"/>
        <w:numPr>
          <w:ilvl w:val="0"/>
          <w:numId w:val="2"/>
        </w:numPr>
        <w:ind w:left="810" w:hanging="270"/>
        <w:rPr>
          <w:rFonts w:asciiTheme="majorHAnsi" w:hAnsiTheme="majorHAnsi"/>
          <w:szCs w:val="22"/>
        </w:rPr>
      </w:pPr>
      <w:r w:rsidRPr="003A2776">
        <w:rPr>
          <w:rFonts w:asciiTheme="majorHAnsi" w:hAnsiTheme="majorHAnsi"/>
          <w:szCs w:val="22"/>
        </w:rPr>
        <w:t>If the problem still remains, report a bug!</w:t>
      </w:r>
    </w:p>
    <w:p w14:paraId="4943F7C3" w14:textId="77777777" w:rsidR="0088137C" w:rsidRDefault="0088137C" w:rsidP="0088137C">
      <w:r>
        <w:t xml:space="preserve">The easiest way to report a bug is to use our online bug reporting and tracking system at </w:t>
      </w:r>
      <w:hyperlink r:id="rId79" w:history="1">
        <w:r w:rsidRPr="00AE4C3E">
          <w:rPr>
            <w:rStyle w:val="a7"/>
          </w:rPr>
          <w:t>https://github.com/iluhcm/REDetector/issues</w:t>
        </w:r>
      </w:hyperlink>
      <w:r>
        <w:t>. Alternatively, you can email the report to sam.lxing@gmail.com.</w:t>
      </w:r>
    </w:p>
    <w:p w14:paraId="4F84C762" w14:textId="77777777" w:rsidR="0088137C" w:rsidRDefault="0088137C" w:rsidP="0088137C">
      <w:r>
        <w:t>We’d like to hear suggestions for new functionality you would like to see in RED, or ways in which we could improve the usability of the functions which are already there. You can let us know about these by filing them as a bug with a severity of 'enhancement'.</w:t>
      </w:r>
    </w:p>
    <w:p w14:paraId="33E1E8BF" w14:textId="77777777" w:rsidR="0088137C" w:rsidRDefault="0088137C" w:rsidP="0088137C">
      <w:pPr>
        <w:pStyle w:val="1"/>
        <w:spacing w:before="0"/>
      </w:pPr>
      <w:r>
        <w:t>Credits</w:t>
      </w:r>
    </w:p>
    <w:p w14:paraId="2A7C597A" w14:textId="77777777" w:rsidR="003A2B28" w:rsidRDefault="003A2B28" w:rsidP="003A2B28">
      <w:commentRangeStart w:id="1001"/>
      <w:r>
        <w:rPr>
          <w:rFonts w:hint="eastAsia"/>
        </w:rPr>
        <w:t xml:space="preserve">RED is </w:t>
      </w:r>
      <w:r>
        <w:t xml:space="preserve">a </w:t>
      </w:r>
      <w:r>
        <w:rPr>
          <w:rFonts w:hint="eastAsia"/>
        </w:rPr>
        <w:t>free software</w:t>
      </w:r>
      <w:r>
        <w:t>, and you can redistribute it and/or modify it under the terms of the GNU General Public License as published by the Free Software Foundation; either version 3 of the License, or (at your option) any later version</w:t>
      </w:r>
      <w:commentRangeEnd w:id="1001"/>
      <w:r>
        <w:rPr>
          <w:rStyle w:val="af9"/>
        </w:rPr>
        <w:commentReference w:id="1001"/>
      </w:r>
      <w:r>
        <w:t>.</w:t>
      </w:r>
    </w:p>
    <w:p w14:paraId="7F81767B" w14:textId="77777777" w:rsidR="003A2B28" w:rsidRDefault="003A2B28" w:rsidP="003A2B28">
      <w:pPr>
        <w:ind w:firstLine="0"/>
      </w:pPr>
      <w:r>
        <w:t>SeqMonk &amp; Intergrative Genome Viewer (IGV)</w:t>
      </w:r>
    </w:p>
    <w:p w14:paraId="24AB52BB" w14:textId="1A8F1FCD" w:rsidR="003A2B28" w:rsidRDefault="003A2B28" w:rsidP="003A2B28">
      <w:r>
        <w:t xml:space="preserve">We thank </w:t>
      </w:r>
      <w:r w:rsidR="007A2DFD" w:rsidRPr="00CB1D4C">
        <w:rPr>
          <w:i/>
          <w:rPrChange w:id="1002" w:author="Xing Li" w:date="2014-10-08T15:58:00Z">
            <w:rPr/>
          </w:rPrChange>
        </w:rPr>
        <w:fldChar w:fldCharType="begin"/>
      </w:r>
      <w:r w:rsidR="007A2DFD" w:rsidRPr="00CB1D4C">
        <w:rPr>
          <w:i/>
          <w:rPrChange w:id="1003" w:author="Xing Li" w:date="2014-10-08T15:58:00Z">
            <w:rPr/>
          </w:rPrChange>
        </w:rPr>
        <w:instrText xml:space="preserve"> HYPERLINK "http://www.bioinformatics.babraham.ac.uk/projects/seqmonk/" </w:instrText>
      </w:r>
      <w:r w:rsidR="007A2DFD" w:rsidRPr="00CB1D4C">
        <w:rPr>
          <w:i/>
          <w:rPrChange w:id="1004" w:author="Xing Li" w:date="2014-10-08T15:58:00Z">
            <w:rPr/>
          </w:rPrChange>
        </w:rPr>
        <w:fldChar w:fldCharType="separate"/>
      </w:r>
      <w:r w:rsidRPr="00CB1D4C">
        <w:rPr>
          <w:rStyle w:val="a7"/>
          <w:i/>
          <w:rPrChange w:id="1005" w:author="Xing Li" w:date="2014-10-08T15:58:00Z">
            <w:rPr>
              <w:rStyle w:val="a7"/>
            </w:rPr>
          </w:rPrChange>
        </w:rPr>
        <w:t>SeqMonk</w:t>
      </w:r>
      <w:r w:rsidR="007A2DFD" w:rsidRPr="00CB1D4C">
        <w:rPr>
          <w:rStyle w:val="a7"/>
          <w:i/>
          <w:rPrChange w:id="1006" w:author="Xing Li" w:date="2014-10-08T15:58:00Z">
            <w:rPr>
              <w:rStyle w:val="a7"/>
            </w:rPr>
          </w:rPrChange>
        </w:rPr>
        <w:fldChar w:fldCharType="end"/>
      </w:r>
      <w:r>
        <w:t xml:space="preserve"> (</w:t>
      </w:r>
      <w:r w:rsidRPr="00E65110">
        <w:t>http://www.bioinformatics.babraham.ac.uk/projects/seqmonk/</w:t>
      </w:r>
      <w:r>
        <w:t xml:space="preserve">) and </w:t>
      </w:r>
      <w:r w:rsidR="007A2DFD" w:rsidRPr="00CB1D4C">
        <w:rPr>
          <w:i/>
          <w:rPrChange w:id="1007" w:author="Xing Li" w:date="2014-10-08T15:58:00Z">
            <w:rPr/>
          </w:rPrChange>
        </w:rPr>
        <w:fldChar w:fldCharType="begin"/>
      </w:r>
      <w:r w:rsidR="007A2DFD" w:rsidRPr="00CB1D4C">
        <w:rPr>
          <w:i/>
          <w:rPrChange w:id="1008" w:author="Xing Li" w:date="2014-10-08T15:58:00Z">
            <w:rPr/>
          </w:rPrChange>
        </w:rPr>
        <w:instrText xml:space="preserve"> HYPERLINK "http://www.broadinstitute.org/igv/" </w:instrText>
      </w:r>
      <w:r w:rsidR="007A2DFD" w:rsidRPr="00CB1D4C">
        <w:rPr>
          <w:i/>
          <w:rPrChange w:id="1009" w:author="Xing Li" w:date="2014-10-08T15:58:00Z">
            <w:rPr/>
          </w:rPrChange>
        </w:rPr>
        <w:fldChar w:fldCharType="separate"/>
      </w:r>
      <w:r w:rsidRPr="00CB1D4C">
        <w:rPr>
          <w:rStyle w:val="a7"/>
          <w:i/>
          <w:rPrChange w:id="1010" w:author="Xing Li" w:date="2014-10-08T15:58:00Z">
            <w:rPr>
              <w:rStyle w:val="a7"/>
            </w:rPr>
          </w:rPrChange>
        </w:rPr>
        <w:t>IGV</w:t>
      </w:r>
      <w:r w:rsidR="007A2DFD" w:rsidRPr="00CB1D4C">
        <w:rPr>
          <w:rStyle w:val="a7"/>
          <w:i/>
          <w:rPrChange w:id="1011" w:author="Xing Li" w:date="2014-10-08T15:58:00Z">
            <w:rPr>
              <w:rStyle w:val="a7"/>
            </w:rPr>
          </w:rPrChange>
        </w:rPr>
        <w:fldChar w:fldCharType="end"/>
      </w:r>
      <w:r>
        <w:t xml:space="preserve"> (</w:t>
      </w:r>
      <w:r w:rsidRPr="00A125C1">
        <w:t>http://www.broadinstitute.org/igv/</w:t>
      </w:r>
      <w:r>
        <w:t xml:space="preserve">). The framework of the GUI in RED is based on SeqMonk, whose GUI is very brief and </w:t>
      </w:r>
      <w:r w:rsidRPr="00F405E4">
        <w:t xml:space="preserve">operating </w:t>
      </w:r>
      <w:r>
        <w:t xml:space="preserve">efficiency is fairly high. Meantime, the genome annotation data (mainly referred to gene.txt/gene.gtf) in Feature Track is obtained from </w:t>
      </w:r>
      <w:r w:rsidR="007A2DFD" w:rsidRPr="00CB1D4C">
        <w:rPr>
          <w:i/>
          <w:rPrChange w:id="1012" w:author="Xing Li" w:date="2014-10-08T15:58:00Z">
            <w:rPr/>
          </w:rPrChange>
        </w:rPr>
        <w:fldChar w:fldCharType="begin"/>
      </w:r>
      <w:ins w:id="1013" w:author="Xing Li" w:date="2014-10-08T15:25:00Z">
        <w:r w:rsidR="00684688" w:rsidRPr="00CB1D4C">
          <w:rPr>
            <w:i/>
            <w:rPrChange w:id="1014" w:author="Xing Li" w:date="2014-10-08T15:58:00Z">
              <w:rPr/>
            </w:rPrChange>
          </w:rPr>
          <w:instrText>HYPERLINK "http://igv.broadinstitute.org/genomes/genomes.txt"</w:instrText>
        </w:r>
      </w:ins>
      <w:del w:id="1015" w:author="Xing Li" w:date="2014-10-08T15:25:00Z">
        <w:r w:rsidR="007A2DFD" w:rsidRPr="00CB1D4C" w:rsidDel="00684688">
          <w:rPr>
            <w:i/>
            <w:rPrChange w:id="1016" w:author="Xing Li" w:date="2014-10-08T15:58:00Z">
              <w:rPr/>
            </w:rPrChange>
          </w:rPr>
          <w:delInstrText xml:space="preserve"> HYPERLINK "http://www.bioinformatics.babraham.ac.uk/seqmonk/genomes/genome_index.txt" </w:delInstrText>
        </w:r>
      </w:del>
      <w:ins w:id="1017" w:author="Xing Li" w:date="2014-10-08T15:25:00Z">
        <w:r w:rsidR="00684688" w:rsidRPr="00CB1D4C">
          <w:rPr>
            <w:i/>
            <w:rPrChange w:id="1018" w:author="Xing Li" w:date="2014-10-08T15:58:00Z">
              <w:rPr/>
            </w:rPrChange>
          </w:rPr>
        </w:r>
      </w:ins>
      <w:r w:rsidR="007A2DFD" w:rsidRPr="00CB1D4C">
        <w:rPr>
          <w:i/>
          <w:rPrChange w:id="1019" w:author="Xing Li" w:date="2014-10-08T15:58:00Z">
            <w:rPr/>
          </w:rPrChange>
        </w:rPr>
        <w:fldChar w:fldCharType="separate"/>
      </w:r>
      <w:r w:rsidRPr="00CB1D4C">
        <w:rPr>
          <w:rStyle w:val="a7"/>
          <w:i/>
          <w:rPrChange w:id="1020" w:author="Xing Li" w:date="2014-10-08T15:58:00Z">
            <w:rPr>
              <w:rStyle w:val="a7"/>
            </w:rPr>
          </w:rPrChange>
        </w:rPr>
        <w:t>genome server</w:t>
      </w:r>
      <w:r w:rsidR="007A2DFD" w:rsidRPr="00CB1D4C">
        <w:rPr>
          <w:rStyle w:val="a7"/>
          <w:i/>
          <w:rPrChange w:id="1021" w:author="Xing Li" w:date="2014-10-08T15:58:00Z">
            <w:rPr>
              <w:rStyle w:val="a7"/>
            </w:rPr>
          </w:rPrChange>
        </w:rPr>
        <w:fldChar w:fldCharType="end"/>
      </w:r>
      <w:r>
        <w:t xml:space="preserve"> of IGV when there is no genome file in the local host.</w:t>
      </w:r>
    </w:p>
    <w:p w14:paraId="5B91A81F" w14:textId="5C19D845" w:rsidR="003A2B28" w:rsidRDefault="003A2B28" w:rsidP="003A2B28">
      <w:pPr>
        <w:ind w:firstLine="0"/>
      </w:pPr>
      <w:r>
        <w:t>Xing Li: design the software framework, implement layout, present graphic and text output for RNA editing sites, and prepare the software document.</w:t>
      </w:r>
    </w:p>
    <w:p w14:paraId="7DEBA571" w14:textId="77777777" w:rsidR="003A2B28" w:rsidRDefault="003A2B28" w:rsidP="003A2B28">
      <w:pPr>
        <w:ind w:firstLine="0"/>
      </w:pPr>
      <w:r>
        <w:t>Di Wu: desigh the software framework, implement multiple filters and formal statistical tests in the software, and perform data analysis.</w:t>
      </w:r>
    </w:p>
    <w:p w14:paraId="5436EDBD" w14:textId="77777777" w:rsidR="003A2B28" w:rsidRDefault="003A2B28" w:rsidP="003A2B28">
      <w:pPr>
        <w:ind w:firstLine="0"/>
      </w:pPr>
      <w:r>
        <w:t>Qi Pan: prepare RNA-seq and WES data for RNA editing sites analyses</w:t>
      </w:r>
    </w:p>
    <w:p w14:paraId="5A4B5815" w14:textId="77777777" w:rsidR="003A2B28" w:rsidRDefault="003A2B28" w:rsidP="003A2B28">
      <w:pPr>
        <w:ind w:firstLine="0"/>
      </w:pPr>
      <w:r>
        <w:t>Yongmei Sun: design the software framework, and supervise the project.</w:t>
      </w:r>
    </w:p>
    <w:p w14:paraId="177EF11A" w14:textId="77777777" w:rsidR="003A2B28" w:rsidRPr="00EE0BDF" w:rsidRDefault="003A2B28" w:rsidP="003A2B28">
      <w:pPr>
        <w:ind w:firstLine="0"/>
      </w:pPr>
      <w:r>
        <w:t>Keyue Ding: conceive and design the project, prepare the software document, and perform data analysis, and supervise the project.</w:t>
      </w:r>
    </w:p>
    <w:p w14:paraId="14E6596A" w14:textId="4A89FB59" w:rsidR="00EE0BDF" w:rsidRPr="003A2B28" w:rsidRDefault="00EE0BDF" w:rsidP="003A2B28"/>
    <w:sectPr w:rsidR="00EE0BDF" w:rsidRPr="003A2B28" w:rsidSect="00F56258">
      <w:headerReference w:type="even" r:id="rId80"/>
      <w:footerReference w:type="even" r:id="rId81"/>
      <w:footerReference w:type="default" r:id="rId82"/>
      <w:headerReference w:type="first" r:id="rId83"/>
      <w:footerReference w:type="first" r:id="rId84"/>
      <w:pgSz w:w="12240" w:h="15840"/>
      <w:pgMar w:top="1418" w:right="1418" w:bottom="1418" w:left="153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Xing Li" w:date="2014-09-22T09:27:00Z" w:initials="XL">
    <w:p w14:paraId="5BBFC7D7" w14:textId="77777777" w:rsidR="001A621A" w:rsidRDefault="001A621A" w:rsidP="0088137C">
      <w:pPr>
        <w:pStyle w:val="afa"/>
      </w:pPr>
      <w:r>
        <w:rPr>
          <w:rStyle w:val="af9"/>
        </w:rPr>
        <w:annotationRef/>
      </w:r>
      <w:r>
        <w:rPr>
          <w:rFonts w:hint="eastAsia"/>
        </w:rPr>
        <w:t xml:space="preserve">This version is based on Windows System. We may add </w:t>
      </w:r>
      <w:r>
        <w:t xml:space="preserve">all environment of </w:t>
      </w:r>
      <w:r>
        <w:rPr>
          <w:rFonts w:hint="eastAsia"/>
        </w:rPr>
        <w:t>other system</w:t>
      </w:r>
      <w:r>
        <w:t>s with the programs being installed on our test machines.</w:t>
      </w:r>
    </w:p>
  </w:comment>
  <w:comment w:id="205" w:author="K Ding" w:date="2014-09-25T11:03:00Z" w:initials="KD">
    <w:p w14:paraId="67625B25" w14:textId="77777777" w:rsidR="001A621A" w:rsidRDefault="001A621A" w:rsidP="0088137C">
      <w:pPr>
        <w:pStyle w:val="afa"/>
      </w:pPr>
      <w:r>
        <w:rPr>
          <w:rStyle w:val="af9"/>
        </w:rPr>
        <w:annotationRef/>
      </w:r>
      <w:r>
        <w:t>We implement this in our software?</w:t>
      </w:r>
    </w:p>
  </w:comment>
  <w:comment w:id="206" w:author="Xing Li" w:date="2014-09-25T15:59:00Z" w:initials="XL">
    <w:p w14:paraId="434F84B1" w14:textId="77777777" w:rsidR="001A621A" w:rsidRDefault="001A621A" w:rsidP="0088137C">
      <w:pPr>
        <w:pStyle w:val="afa"/>
      </w:pPr>
      <w:r>
        <w:rPr>
          <w:rStyle w:val="af9"/>
        </w:rPr>
        <w:annotationRef/>
      </w:r>
      <w:r>
        <w:rPr>
          <w:rFonts w:hint="eastAsia"/>
        </w:rPr>
        <w:t>Yes, we do it before importing the data.</w:t>
      </w:r>
    </w:p>
  </w:comment>
  <w:comment w:id="301" w:author="K Ding" w:date="2014-09-28T14:54:00Z" w:initials="KD">
    <w:p w14:paraId="2A03D233" w14:textId="77777777" w:rsidR="001A621A" w:rsidRDefault="001A621A" w:rsidP="00CC412B">
      <w:pPr>
        <w:pStyle w:val="afa"/>
      </w:pPr>
      <w:r>
        <w:rPr>
          <w:rStyle w:val="af9"/>
        </w:rPr>
        <w:annotationRef/>
      </w:r>
      <w:r>
        <w:t>What does this mean? As illustrated below?</w:t>
      </w:r>
    </w:p>
  </w:comment>
  <w:comment w:id="360" w:author="Xing Li" w:date="2014-09-22T16:16:00Z" w:initials="XL">
    <w:p w14:paraId="5CA24381" w14:textId="77777777" w:rsidR="001A621A" w:rsidRDefault="001A621A" w:rsidP="0088137C">
      <w:pPr>
        <w:pStyle w:val="afa"/>
      </w:pPr>
      <w:r>
        <w:rPr>
          <w:rStyle w:val="af9"/>
        </w:rPr>
        <w:annotationRef/>
      </w:r>
      <w:r>
        <w:rPr>
          <w:rFonts w:hint="eastAsia"/>
        </w:rPr>
        <w:t>This chapter</w:t>
      </w:r>
      <w:r>
        <w:t xml:space="preserve"> is copied from SeqMonk.</w:t>
      </w:r>
    </w:p>
  </w:comment>
  <w:comment w:id="466" w:author="Xing Li" w:date="2014-09-22T16:32:00Z" w:initials="XL">
    <w:p w14:paraId="58049776" w14:textId="77777777" w:rsidR="001A621A" w:rsidRDefault="001A621A" w:rsidP="0088137C">
      <w:pPr>
        <w:pStyle w:val="afa"/>
      </w:pPr>
      <w:r>
        <w:rPr>
          <w:rStyle w:val="af9"/>
        </w:rPr>
        <w:annotationRef/>
      </w:r>
      <w:r>
        <w:rPr>
          <w:rFonts w:hint="eastAsia"/>
        </w:rPr>
        <w:t>Copied from SeqMonk</w:t>
      </w:r>
    </w:p>
  </w:comment>
  <w:comment w:id="495" w:author="Keyue Ding" w:date="2014-09-19T11:05:00Z" w:initials="KD">
    <w:p w14:paraId="43335D6A" w14:textId="77777777" w:rsidR="001A621A" w:rsidRDefault="001A621A" w:rsidP="0088137C">
      <w:pPr>
        <w:pStyle w:val="afa"/>
      </w:pPr>
      <w:r>
        <w:rPr>
          <w:rStyle w:val="af9"/>
        </w:rPr>
        <w:annotationRef/>
      </w:r>
      <w:r>
        <w:t>Did we have this?</w:t>
      </w:r>
    </w:p>
  </w:comment>
  <w:comment w:id="496" w:author="Xing Li" w:date="2014-09-28T17:03:00Z" w:initials="XL">
    <w:p w14:paraId="07042CB2" w14:textId="3C3D18EC" w:rsidR="001A621A" w:rsidRDefault="001A621A">
      <w:pPr>
        <w:pStyle w:val="afa"/>
      </w:pPr>
      <w:r>
        <w:rPr>
          <w:rStyle w:val="af9"/>
        </w:rPr>
        <w:annotationRef/>
      </w:r>
      <w:r>
        <w:rPr>
          <w:rFonts w:hint="eastAsia"/>
        </w:rPr>
        <w:t>Yes, we did.</w:t>
      </w:r>
    </w:p>
  </w:comment>
  <w:comment w:id="510" w:author="Xing Li" w:date="2014-09-22T17:09:00Z" w:initials="XL">
    <w:p w14:paraId="2493734B" w14:textId="77777777" w:rsidR="001A621A" w:rsidRDefault="001A621A" w:rsidP="0088137C">
      <w:pPr>
        <w:pStyle w:val="afa"/>
      </w:pPr>
      <w:r>
        <w:rPr>
          <w:rStyle w:val="af9"/>
        </w:rPr>
        <w:annotationRef/>
      </w:r>
      <w:r>
        <w:rPr>
          <w:rFonts w:hint="eastAsia"/>
        </w:rPr>
        <w:t>Copied from SeqMonk</w:t>
      </w:r>
    </w:p>
  </w:comment>
  <w:comment w:id="661" w:author="Xing Li" w:date="2014-09-22T18:24:00Z" w:initials="XL">
    <w:p w14:paraId="47BAB82C" w14:textId="77777777" w:rsidR="001A621A" w:rsidRDefault="001A621A" w:rsidP="0088137C">
      <w:pPr>
        <w:pStyle w:val="afa"/>
      </w:pPr>
      <w:r>
        <w:rPr>
          <w:rStyle w:val="af9"/>
        </w:rPr>
        <w:annotationRef/>
      </w:r>
      <w:r>
        <w:rPr>
          <w:rFonts w:hint="eastAsia"/>
        </w:rPr>
        <w:t>Need to modify while I change the colour in our program.</w:t>
      </w:r>
    </w:p>
  </w:comment>
  <w:comment w:id="695" w:author="K Ding" w:date="2014-09-28T15:19:00Z" w:initials="KD">
    <w:p w14:paraId="16B97A91" w14:textId="77777777" w:rsidR="001A621A" w:rsidRDefault="001A621A" w:rsidP="00B71194">
      <w:pPr>
        <w:pStyle w:val="afa"/>
      </w:pPr>
      <w:r>
        <w:rPr>
          <w:rStyle w:val="af9"/>
        </w:rPr>
        <w:annotationRef/>
      </w:r>
      <w:r>
        <w:t>We focused on A-G in the current release?</w:t>
      </w:r>
    </w:p>
  </w:comment>
  <w:comment w:id="696" w:author="Xing Li" w:date="2014-09-28T17:09:00Z" w:initials="XL">
    <w:p w14:paraId="15803C9F" w14:textId="347A272E" w:rsidR="001A621A" w:rsidRPr="00B71194" w:rsidRDefault="001A621A">
      <w:pPr>
        <w:pStyle w:val="afa"/>
      </w:pPr>
      <w:r>
        <w:rPr>
          <w:rStyle w:val="af9"/>
        </w:rPr>
        <w:annotationRef/>
      </w:r>
      <w:r>
        <w:t>Yes. All sites will be removed after implementing first basic filter except A-&gt;G</w:t>
      </w:r>
    </w:p>
  </w:comment>
  <w:comment w:id="697" w:author="Xing Li" w:date="2014-10-06T21:52:00Z" w:initials="XL">
    <w:p w14:paraId="7CB15AD4" w14:textId="2677B6E5" w:rsidR="001A621A" w:rsidRDefault="001A621A">
      <w:pPr>
        <w:pStyle w:val="afa"/>
      </w:pPr>
      <w:r>
        <w:rPr>
          <w:rStyle w:val="af9"/>
        </w:rPr>
        <w:annotationRef/>
      </w:r>
      <w:r>
        <w:rPr>
          <w:rFonts w:hint="eastAsia"/>
        </w:rPr>
        <w:t>I add a filter to make user available selecting which variant type they</w:t>
      </w:r>
      <w:r>
        <w:t>’re interested in.</w:t>
      </w:r>
    </w:p>
  </w:comment>
  <w:comment w:id="718" w:author="Xing Li" w:date="2014-09-22T18:27:00Z" w:initials="XL">
    <w:p w14:paraId="6138451A" w14:textId="77777777" w:rsidR="001A621A" w:rsidRDefault="001A621A" w:rsidP="0088137C">
      <w:pPr>
        <w:pStyle w:val="afa"/>
      </w:pPr>
      <w:r>
        <w:rPr>
          <w:rStyle w:val="af9"/>
        </w:rPr>
        <w:annotationRef/>
      </w:r>
      <w:r>
        <w:rPr>
          <w:rFonts w:hint="eastAsia"/>
        </w:rPr>
        <w:t>Copied from SeqMonk</w:t>
      </w:r>
    </w:p>
  </w:comment>
  <w:comment w:id="729" w:author="Xing Li" w:date="2014-09-22T18:29:00Z" w:initials="XL">
    <w:p w14:paraId="46BFDD79" w14:textId="77777777" w:rsidR="001A621A" w:rsidRDefault="001A621A" w:rsidP="0088137C">
      <w:pPr>
        <w:pStyle w:val="afa"/>
      </w:pPr>
      <w:r>
        <w:rPr>
          <w:rStyle w:val="af9"/>
        </w:rPr>
        <w:annotationRef/>
      </w:r>
      <w:r>
        <w:rPr>
          <w:rFonts w:hint="eastAsia"/>
        </w:rPr>
        <w:t>Copied from SeqMonk</w:t>
      </w:r>
    </w:p>
  </w:comment>
  <w:comment w:id="736" w:author="Xing Li" w:date="2014-10-06T21:57:00Z" w:initials="XL">
    <w:p w14:paraId="00650476" w14:textId="5652C6E2" w:rsidR="001A621A" w:rsidRDefault="001A621A">
      <w:pPr>
        <w:pStyle w:val="afa"/>
      </w:pPr>
      <w:r>
        <w:rPr>
          <w:rStyle w:val="af9"/>
        </w:rPr>
        <w:annotationRef/>
      </w:r>
      <w:r>
        <w:rPr>
          <w:rFonts w:hint="eastAsia"/>
        </w:rPr>
        <w:t>This chapter should add more content.</w:t>
      </w:r>
    </w:p>
  </w:comment>
  <w:comment w:id="741" w:author="K Ding" w:date="2014-09-25T11:35:00Z" w:initials="KD">
    <w:p w14:paraId="49A03B6E" w14:textId="77777777" w:rsidR="001A621A" w:rsidRDefault="001A621A" w:rsidP="0088137C">
      <w:pPr>
        <w:pStyle w:val="afa"/>
      </w:pPr>
      <w:r>
        <w:rPr>
          <w:rStyle w:val="af9"/>
        </w:rPr>
        <w:annotationRef/>
      </w:r>
      <w:r>
        <w:t>In the current release, RED can identify other types of editing, except A to G?</w:t>
      </w:r>
    </w:p>
  </w:comment>
  <w:comment w:id="742" w:author="Xing Li" w:date="2014-09-25T16:22:00Z" w:initials="XL">
    <w:p w14:paraId="2314C7F3" w14:textId="77777777" w:rsidR="001A621A" w:rsidRDefault="001A621A" w:rsidP="0088137C">
      <w:pPr>
        <w:pStyle w:val="afa"/>
      </w:pPr>
      <w:r>
        <w:rPr>
          <w:rStyle w:val="af9"/>
        </w:rPr>
        <w:annotationRef/>
      </w:r>
      <w:r>
        <w:rPr>
          <w:rFonts w:hint="eastAsia"/>
        </w:rPr>
        <w:t>Not yet. We may modify the code to achieve it.</w:t>
      </w:r>
    </w:p>
  </w:comment>
  <w:comment w:id="743" w:author="K Ding" w:date="2014-09-25T11:36:00Z" w:initials="KD">
    <w:p w14:paraId="6F4778B6" w14:textId="77777777" w:rsidR="001A621A" w:rsidRDefault="001A621A" w:rsidP="0088137C">
      <w:pPr>
        <w:pStyle w:val="afa"/>
      </w:pPr>
      <w:r>
        <w:rPr>
          <w:rStyle w:val="af9"/>
        </w:rPr>
        <w:annotationRef/>
      </w:r>
      <w:r>
        <w:t>Can you provide a reference for this statement?</w:t>
      </w:r>
    </w:p>
  </w:comment>
  <w:comment w:id="748" w:author="Xing Li" w:date="2014-09-22T18:44:00Z" w:initials="XL">
    <w:p w14:paraId="23EECA3E" w14:textId="77777777" w:rsidR="001A621A" w:rsidRDefault="001A621A" w:rsidP="0088137C">
      <w:pPr>
        <w:pStyle w:val="afa"/>
        <w:ind w:firstLine="0"/>
      </w:pPr>
      <w:r>
        <w:rPr>
          <w:rStyle w:val="af9"/>
        </w:rPr>
        <w:annotationRef/>
      </w:r>
      <w:r>
        <w:t>It is necessary to add contents and figures for this chapter.</w:t>
      </w:r>
    </w:p>
  </w:comment>
  <w:comment w:id="770" w:author="K Ding" w:date="2014-09-25T11:39:00Z" w:initials="KD">
    <w:p w14:paraId="1AD16433" w14:textId="77777777" w:rsidR="001A621A" w:rsidRDefault="001A621A" w:rsidP="0088137C">
      <w:pPr>
        <w:pStyle w:val="afa"/>
      </w:pPr>
      <w:r>
        <w:rPr>
          <w:rStyle w:val="af9"/>
        </w:rPr>
        <w:annotationRef/>
      </w:r>
      <w:r>
        <w:t>Is it implemented in RED?</w:t>
      </w:r>
    </w:p>
  </w:comment>
  <w:comment w:id="771" w:author="Xing Li" w:date="2014-09-28T21:22:00Z" w:initials="XL">
    <w:p w14:paraId="41475AF4" w14:textId="77777777" w:rsidR="001A621A" w:rsidRDefault="001A621A" w:rsidP="003A2B28">
      <w:pPr>
        <w:pStyle w:val="afa"/>
      </w:pPr>
      <w:r>
        <w:rPr>
          <w:rStyle w:val="af9"/>
        </w:rPr>
        <w:annotationRef/>
      </w:r>
      <w:r>
        <w:rPr>
          <w:rStyle w:val="af9"/>
        </w:rPr>
        <w:annotationRef/>
      </w:r>
      <w:r>
        <w:rPr>
          <w:rFonts w:hint="eastAsia"/>
        </w:rPr>
        <w:t xml:space="preserve">Yes, but now we only can provide chr, </w:t>
      </w:r>
      <w:r>
        <w:t>position, and editing base as following illustrated</w:t>
      </w:r>
    </w:p>
    <w:p w14:paraId="69790819" w14:textId="77777777" w:rsidR="001A621A" w:rsidRDefault="001A621A" w:rsidP="003A2B28">
      <w:pPr>
        <w:pStyle w:val="afa"/>
      </w:pPr>
      <w:r>
        <w:rPr>
          <w:noProof/>
        </w:rPr>
        <w:drawing>
          <wp:inline distT="0" distB="0" distL="0" distR="0" wp14:anchorId="63388F88" wp14:editId="0BE73631">
            <wp:extent cx="2476500" cy="17335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84741" cy="1739319"/>
                    </a:xfrm>
                    <a:prstGeom prst="rect">
                      <a:avLst/>
                    </a:prstGeom>
                  </pic:spPr>
                </pic:pic>
              </a:graphicData>
            </a:graphic>
          </wp:inline>
        </w:drawing>
      </w:r>
    </w:p>
    <w:p w14:paraId="63C00DA8" w14:textId="721240A8" w:rsidR="001A621A" w:rsidRDefault="001A621A">
      <w:pPr>
        <w:pStyle w:val="afa"/>
      </w:pPr>
    </w:p>
  </w:comment>
  <w:comment w:id="889" w:author="K Ding" w:date="2014-09-25T11:42:00Z" w:initials="KD">
    <w:p w14:paraId="6DFDAA6D" w14:textId="77777777" w:rsidR="001A621A" w:rsidRDefault="001A621A" w:rsidP="0088137C">
      <w:pPr>
        <w:pStyle w:val="afa"/>
      </w:pPr>
      <w:r>
        <w:rPr>
          <w:rStyle w:val="af9"/>
        </w:rPr>
        <w:annotationRef/>
      </w:r>
      <w:r>
        <w:t>Including these two measures?</w:t>
      </w:r>
    </w:p>
  </w:comment>
  <w:comment w:id="904" w:author="K Ding" w:date="2014-09-25T11:43:00Z" w:initials="KD">
    <w:p w14:paraId="378016C0" w14:textId="77777777" w:rsidR="001A621A" w:rsidRDefault="001A621A" w:rsidP="0088137C">
      <w:pPr>
        <w:pStyle w:val="afa"/>
      </w:pPr>
      <w:r>
        <w:rPr>
          <w:rStyle w:val="af9"/>
        </w:rPr>
        <w:annotationRef/>
      </w:r>
      <w:r>
        <w:t>Is it implemented?</w:t>
      </w:r>
    </w:p>
  </w:comment>
  <w:comment w:id="944" w:author="Xing Li" w:date="2014-09-22T18:48:00Z" w:initials="XL">
    <w:p w14:paraId="47F5A708" w14:textId="77777777" w:rsidR="001A621A" w:rsidRDefault="001A621A" w:rsidP="0088137C">
      <w:pPr>
        <w:pStyle w:val="afa"/>
      </w:pPr>
      <w:r>
        <w:rPr>
          <w:rStyle w:val="af9"/>
        </w:rPr>
        <w:annotationRef/>
      </w:r>
      <w:r>
        <w:rPr>
          <w:rFonts w:hint="eastAsia"/>
        </w:rPr>
        <w:t>A</w:t>
      </w:r>
      <w:r>
        <w:t>lmost copied from SeqMonk</w:t>
      </w:r>
    </w:p>
  </w:comment>
  <w:comment w:id="947" w:author="K Ding" w:date="2014-09-25T11:45:00Z" w:initials="KD">
    <w:p w14:paraId="3615AB3C" w14:textId="77777777" w:rsidR="001A621A" w:rsidRDefault="001A621A" w:rsidP="0088137C">
      <w:pPr>
        <w:pStyle w:val="afa"/>
      </w:pPr>
      <w:r>
        <w:rPr>
          <w:rStyle w:val="af9"/>
        </w:rPr>
        <w:annotationRef/>
      </w:r>
      <w:r>
        <w:t>We have this?</w:t>
      </w:r>
    </w:p>
  </w:comment>
  <w:comment w:id="948" w:author="Xing Li" w:date="2014-09-25T17:22:00Z" w:initials="XL">
    <w:p w14:paraId="7856E1A7" w14:textId="77777777" w:rsidR="001A621A" w:rsidRDefault="001A621A" w:rsidP="0088137C">
      <w:pPr>
        <w:pStyle w:val="afa"/>
      </w:pPr>
      <w:r>
        <w:rPr>
          <w:rStyle w:val="af9"/>
        </w:rPr>
        <w:annotationRef/>
      </w:r>
      <w:r>
        <w:rPr>
          <w:rFonts w:hint="eastAsia"/>
        </w:rPr>
        <w:t xml:space="preserve">Not yet. But I </w:t>
      </w:r>
      <w:r>
        <w:t>retained this function.</w:t>
      </w:r>
    </w:p>
  </w:comment>
  <w:comment w:id="971" w:author="Xing Li" w:date="2014-09-22T19:10:00Z" w:initials="XL">
    <w:p w14:paraId="1BCBB89F" w14:textId="77777777" w:rsidR="001A621A" w:rsidRDefault="001A621A" w:rsidP="0088137C">
      <w:pPr>
        <w:pStyle w:val="afa"/>
      </w:pPr>
      <w:r>
        <w:rPr>
          <w:rStyle w:val="af9"/>
        </w:rPr>
        <w:annotationRef/>
      </w:r>
      <w:r>
        <w:rPr>
          <w:rStyle w:val="af9"/>
        </w:rPr>
        <w:annotationRef/>
      </w:r>
      <w:r>
        <w:rPr>
          <w:rFonts w:hint="eastAsia"/>
        </w:rPr>
        <w:t>C</w:t>
      </w:r>
      <w:r>
        <w:t>opied from SeqMonk</w:t>
      </w:r>
    </w:p>
  </w:comment>
  <w:comment w:id="973" w:author="K Ding" w:date="2014-09-25T12:49:00Z" w:initials="KD">
    <w:p w14:paraId="71766BBF" w14:textId="77777777" w:rsidR="001A621A" w:rsidRDefault="001A621A" w:rsidP="0088137C">
      <w:pPr>
        <w:pStyle w:val="afa"/>
      </w:pPr>
      <w:r>
        <w:rPr>
          <w:rStyle w:val="af9"/>
        </w:rPr>
        <w:annotationRef/>
      </w:r>
      <w:r>
        <w:t>rewrite</w:t>
      </w:r>
    </w:p>
  </w:comment>
  <w:comment w:id="991" w:author="K Ding" w:date="2014-09-25T12:58:00Z" w:initials="KD">
    <w:p w14:paraId="6710833C" w14:textId="77777777" w:rsidR="001A621A" w:rsidRDefault="001A621A" w:rsidP="0088137C">
      <w:pPr>
        <w:pStyle w:val="afa"/>
      </w:pPr>
      <w:r>
        <w:rPr>
          <w:rStyle w:val="af9"/>
        </w:rPr>
        <w:annotationRef/>
      </w:r>
      <w:r>
        <w:t>Do we need this section?</w:t>
      </w:r>
    </w:p>
  </w:comment>
  <w:comment w:id="992" w:author="Xing Li" w:date="2014-09-26T14:44:00Z" w:initials="XL">
    <w:p w14:paraId="7F877095" w14:textId="77777777" w:rsidR="001A621A" w:rsidRDefault="001A621A" w:rsidP="0088137C">
      <w:pPr>
        <w:pStyle w:val="afa"/>
      </w:pPr>
      <w:r>
        <w:rPr>
          <w:rStyle w:val="af9"/>
        </w:rPr>
        <w:annotationRef/>
      </w:r>
      <w:r>
        <w:rPr>
          <w:rFonts w:hint="eastAsia"/>
        </w:rPr>
        <w:t>Just an auxiliary function</w:t>
      </w:r>
      <w:r>
        <w:t>, we can cut it in the future version.</w:t>
      </w:r>
    </w:p>
  </w:comment>
  <w:comment w:id="993" w:author="Xing Li" w:date="2014-09-22T19:10:00Z" w:initials="XL">
    <w:p w14:paraId="09F6F187" w14:textId="77777777" w:rsidR="001A621A" w:rsidRDefault="001A621A" w:rsidP="0088137C">
      <w:pPr>
        <w:pStyle w:val="afa"/>
      </w:pPr>
      <w:r>
        <w:rPr>
          <w:rStyle w:val="af9"/>
        </w:rPr>
        <w:annotationRef/>
      </w:r>
      <w:r>
        <w:rPr>
          <w:rFonts w:hint="eastAsia"/>
        </w:rPr>
        <w:t>C</w:t>
      </w:r>
      <w:r>
        <w:t>opied from SeqMonk</w:t>
      </w:r>
    </w:p>
  </w:comment>
  <w:comment w:id="994" w:author="Xing Li" w:date="2014-09-22T19:11:00Z" w:initials="XL">
    <w:p w14:paraId="619C8303" w14:textId="77777777" w:rsidR="001A621A" w:rsidRDefault="001A621A" w:rsidP="0088137C">
      <w:pPr>
        <w:pStyle w:val="afa"/>
      </w:pPr>
      <w:r>
        <w:rPr>
          <w:rStyle w:val="af9"/>
        </w:rPr>
        <w:annotationRef/>
      </w:r>
      <w:r>
        <w:rPr>
          <w:rFonts w:hint="eastAsia"/>
        </w:rPr>
        <w:t>C</w:t>
      </w:r>
      <w:r>
        <w:t>opied from SeqMonk</w:t>
      </w:r>
    </w:p>
  </w:comment>
  <w:comment w:id="996" w:author="Xing Li" w:date="2014-09-22T19:11:00Z" w:initials="XL">
    <w:p w14:paraId="4C5AE20E" w14:textId="77777777" w:rsidR="001A621A" w:rsidRDefault="001A621A" w:rsidP="0088137C">
      <w:pPr>
        <w:pStyle w:val="afa"/>
      </w:pPr>
      <w:r>
        <w:rPr>
          <w:rStyle w:val="af9"/>
        </w:rPr>
        <w:annotationRef/>
      </w:r>
      <w:r>
        <w:rPr>
          <w:rFonts w:hint="eastAsia"/>
        </w:rPr>
        <w:t>C</w:t>
      </w:r>
      <w:r>
        <w:t>opied from SeqMonk</w:t>
      </w:r>
    </w:p>
  </w:comment>
  <w:comment w:id="997" w:author="K Ding" w:date="2014-09-25T12:54:00Z" w:initials="KD">
    <w:p w14:paraId="559F165D" w14:textId="77777777" w:rsidR="001A621A" w:rsidRDefault="001A621A" w:rsidP="0088137C">
      <w:pPr>
        <w:pStyle w:val="afa"/>
      </w:pPr>
      <w:r>
        <w:rPr>
          <w:rStyle w:val="af9"/>
        </w:rPr>
        <w:annotationRef/>
      </w:r>
      <w:r>
        <w:t>What does this mean?</w:t>
      </w:r>
    </w:p>
  </w:comment>
  <w:comment w:id="998" w:author="Xing Li" w:date="2014-09-26T17:17:00Z" w:initials="XL">
    <w:p w14:paraId="5329E179" w14:textId="77777777" w:rsidR="001A621A" w:rsidRDefault="001A621A" w:rsidP="0088137C">
      <w:pPr>
        <w:pStyle w:val="afa"/>
      </w:pPr>
      <w:r>
        <w:rPr>
          <w:rStyle w:val="af9"/>
        </w:rPr>
        <w:annotationRef/>
      </w:r>
      <w:r>
        <w:rPr>
          <w:rFonts w:hint="eastAsia"/>
        </w:rPr>
        <w:t>We haven</w:t>
      </w:r>
      <w:r>
        <w:t>’t achieved this function. It says that if RAM of your machines is 48GB, it will deploy 32GB for RED in advance. It is achieved by following configuration:</w:t>
      </w:r>
    </w:p>
    <w:p w14:paraId="08BBCA2F" w14:textId="77777777" w:rsidR="001A621A" w:rsidRDefault="001A621A" w:rsidP="0088137C">
      <w:pPr>
        <w:pStyle w:val="afa"/>
      </w:pPr>
      <w:r w:rsidRPr="007A4E44">
        <w:t>-Xms512m -Xmx1024m</w:t>
      </w:r>
      <w:r>
        <w:t xml:space="preserve"> (the number is RAM)</w:t>
      </w:r>
    </w:p>
  </w:comment>
  <w:comment w:id="999" w:author="K Ding" w:date="2014-09-25T12:54:00Z" w:initials="KD">
    <w:p w14:paraId="27481DC8" w14:textId="77777777" w:rsidR="001A621A" w:rsidRDefault="001A621A" w:rsidP="0088137C">
      <w:pPr>
        <w:pStyle w:val="afa"/>
      </w:pPr>
      <w:r>
        <w:rPr>
          <w:rStyle w:val="af9"/>
        </w:rPr>
        <w:annotationRef/>
      </w:r>
      <w:r>
        <w:t>What does this mean?</w:t>
      </w:r>
    </w:p>
  </w:comment>
  <w:comment w:id="1000" w:author="Xing Li" w:date="2014-09-26T17:32:00Z" w:initials="XL">
    <w:p w14:paraId="14AB37AF" w14:textId="77777777" w:rsidR="001A621A" w:rsidRDefault="001A621A" w:rsidP="0088137C">
      <w:pPr>
        <w:pStyle w:val="afa"/>
      </w:pPr>
      <w:r>
        <w:rPr>
          <w:rStyle w:val="af9"/>
        </w:rPr>
        <w:annotationRef/>
      </w:r>
      <w:r>
        <w:rPr>
          <w:rFonts w:hint="eastAsia"/>
        </w:rPr>
        <w:t xml:space="preserve">The same as </w:t>
      </w:r>
      <w:r>
        <w:t>above</w:t>
      </w:r>
    </w:p>
  </w:comment>
  <w:comment w:id="1001" w:author="K Ding" w:date="2014-09-28T15:33:00Z" w:initials="KD">
    <w:p w14:paraId="7BF43341" w14:textId="77777777" w:rsidR="001A621A" w:rsidRDefault="001A621A" w:rsidP="003A2B28">
      <w:pPr>
        <w:pStyle w:val="afa"/>
      </w:pPr>
      <w:r>
        <w:rPr>
          <w:rStyle w:val="af9"/>
        </w:rPr>
        <w:annotationRef/>
      </w:r>
      <w:r>
        <w:t>We can update later. Need to consistent with that we declared in the manuscript.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BFC7D7" w15:done="0"/>
  <w15:commentEx w15:paraId="67625B25" w15:done="0"/>
  <w15:commentEx w15:paraId="434F84B1" w15:paraIdParent="67625B25" w15:done="0"/>
  <w15:commentEx w15:paraId="2A03D233" w15:done="0"/>
  <w15:commentEx w15:paraId="5CA24381" w15:done="0"/>
  <w15:commentEx w15:paraId="58049776" w15:done="0"/>
  <w15:commentEx w15:paraId="43335D6A" w15:done="0"/>
  <w15:commentEx w15:paraId="07042CB2" w15:paraIdParent="43335D6A" w15:done="0"/>
  <w15:commentEx w15:paraId="2493734B" w15:done="0"/>
  <w15:commentEx w15:paraId="47BAB82C" w15:done="0"/>
  <w15:commentEx w15:paraId="16B97A91" w15:done="0"/>
  <w15:commentEx w15:paraId="15803C9F" w15:paraIdParent="16B97A91" w15:done="0"/>
  <w15:commentEx w15:paraId="7CB15AD4" w15:paraIdParent="16B97A91" w15:done="0"/>
  <w15:commentEx w15:paraId="6138451A" w15:done="0"/>
  <w15:commentEx w15:paraId="46BFDD79" w15:done="0"/>
  <w15:commentEx w15:paraId="00650476" w15:done="0"/>
  <w15:commentEx w15:paraId="49A03B6E" w15:done="0"/>
  <w15:commentEx w15:paraId="2314C7F3" w15:paraIdParent="49A03B6E" w15:done="0"/>
  <w15:commentEx w15:paraId="6F4778B6" w15:done="0"/>
  <w15:commentEx w15:paraId="23EECA3E" w15:done="0"/>
  <w15:commentEx w15:paraId="1AD16433" w15:done="0"/>
  <w15:commentEx w15:paraId="63C00DA8" w15:paraIdParent="1AD16433" w15:done="0"/>
  <w15:commentEx w15:paraId="6DFDAA6D" w15:done="0"/>
  <w15:commentEx w15:paraId="378016C0" w15:done="0"/>
  <w15:commentEx w15:paraId="47F5A708" w15:done="0"/>
  <w15:commentEx w15:paraId="3615AB3C" w15:done="0"/>
  <w15:commentEx w15:paraId="7856E1A7" w15:paraIdParent="3615AB3C" w15:done="0"/>
  <w15:commentEx w15:paraId="1BCBB89F" w15:done="0"/>
  <w15:commentEx w15:paraId="71766BBF" w15:done="0"/>
  <w15:commentEx w15:paraId="6710833C" w15:done="0"/>
  <w15:commentEx w15:paraId="7F877095" w15:paraIdParent="6710833C" w15:done="0"/>
  <w15:commentEx w15:paraId="09F6F187" w15:done="0"/>
  <w15:commentEx w15:paraId="619C8303" w15:done="0"/>
  <w15:commentEx w15:paraId="4C5AE20E" w15:done="0"/>
  <w15:commentEx w15:paraId="559F165D" w15:done="0"/>
  <w15:commentEx w15:paraId="08BBCA2F" w15:paraIdParent="559F165D" w15:done="0"/>
  <w15:commentEx w15:paraId="27481DC8" w15:done="0"/>
  <w15:commentEx w15:paraId="14AB37AF" w15:paraIdParent="27481DC8" w15:done="0"/>
  <w15:commentEx w15:paraId="7BF433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B430D" w14:textId="77777777" w:rsidR="00CC75EC" w:rsidRDefault="00CC75EC" w:rsidP="00071D27">
      <w:pPr>
        <w:ind w:firstLine="480"/>
      </w:pPr>
      <w:r>
        <w:separator/>
      </w:r>
    </w:p>
  </w:endnote>
  <w:endnote w:type="continuationSeparator" w:id="0">
    <w:p w14:paraId="4EFD423B" w14:textId="77777777" w:rsidR="00CC75EC" w:rsidRDefault="00CC75EC" w:rsidP="00071D2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auto"/>
    <w:pitch w:val="variable"/>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imbus San L">
    <w:altName w:val="Arial Unicode MS"/>
    <w:panose1 w:val="00000000000000000000"/>
    <w:charset w:val="86"/>
    <w:family w:val="roman"/>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2004E" w14:textId="77777777" w:rsidR="001A621A" w:rsidRDefault="001A621A" w:rsidP="00D455B5">
    <w:pPr>
      <w:pStyle w:val="a4"/>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7225DD1" w14:textId="77777777" w:rsidR="001A621A" w:rsidRDefault="001A621A" w:rsidP="00C1396D">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463EF" w14:textId="77777777" w:rsidR="001A621A" w:rsidRDefault="001A621A" w:rsidP="00D455B5">
    <w:pPr>
      <w:pStyle w:val="a4"/>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noProof/>
      </w:rPr>
      <w:t>1</w:t>
    </w:r>
    <w:r>
      <w:rPr>
        <w:rStyle w:val="af6"/>
      </w:rPr>
      <w:fldChar w:fldCharType="end"/>
    </w:r>
  </w:p>
  <w:p w14:paraId="646A9E70" w14:textId="77777777" w:rsidR="001A621A" w:rsidRDefault="001A621A" w:rsidP="00C1396D">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9839E" w14:textId="77777777" w:rsidR="001A621A" w:rsidRDefault="001A621A" w:rsidP="004A05DA">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B85FB" w14:textId="77777777" w:rsidR="001A621A" w:rsidRDefault="001A621A" w:rsidP="00D455B5">
    <w:pPr>
      <w:pStyle w:val="a4"/>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79083540" w14:textId="77777777" w:rsidR="001A621A" w:rsidRDefault="001A621A" w:rsidP="00C1396D">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FA602" w14:textId="77777777" w:rsidR="001A621A" w:rsidRDefault="001A621A" w:rsidP="00D455B5">
    <w:pPr>
      <w:pStyle w:val="a4"/>
      <w:framePr w:wrap="around"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Pr>
        <w:rStyle w:val="af6"/>
        <w:noProof/>
      </w:rPr>
      <w:t>39</w:t>
    </w:r>
    <w:r>
      <w:rPr>
        <w:rStyle w:val="af6"/>
      </w:rPr>
      <w:fldChar w:fldCharType="end"/>
    </w:r>
  </w:p>
  <w:p w14:paraId="6C3903F1" w14:textId="77777777" w:rsidR="001A621A" w:rsidRDefault="001A621A" w:rsidP="00C1396D">
    <w:pPr>
      <w:pStyle w:val="a4"/>
      <w:ind w:right="360"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8C32A" w14:textId="77777777" w:rsidR="001A621A" w:rsidRDefault="001A621A" w:rsidP="004A05DA">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F1465" w14:textId="77777777" w:rsidR="00CC75EC" w:rsidRDefault="00CC75EC" w:rsidP="00071D27">
      <w:pPr>
        <w:ind w:firstLine="480"/>
      </w:pPr>
      <w:r>
        <w:separator/>
      </w:r>
    </w:p>
  </w:footnote>
  <w:footnote w:type="continuationSeparator" w:id="0">
    <w:p w14:paraId="13C718D8" w14:textId="77777777" w:rsidR="00CC75EC" w:rsidRDefault="00CC75EC" w:rsidP="00071D2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E6A1" w14:textId="77777777" w:rsidR="001A621A" w:rsidRDefault="001A621A" w:rsidP="004A05DA">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07C28" w14:textId="1F97E24C" w:rsidR="001A621A" w:rsidRPr="004A05DA" w:rsidRDefault="001A621A" w:rsidP="00C1396D">
    <w:pPr>
      <w:pStyle w:val="a3"/>
      <w:ind w:firstLine="360"/>
      <w:jc w:val="right"/>
    </w:pPr>
    <w:r>
      <w:t>RED Help (</w:t>
    </w:r>
    <w:del w:id="77" w:author="Xing Li" w:date="2014-10-06T22:00:00Z">
      <w:r w:rsidDel="00EB23A5">
        <w:delText>V8</w:delText>
      </w:r>
    </w:del>
    <w:ins w:id="78" w:author="Xing Li" w:date="2014-10-06T22:00:00Z">
      <w:r>
        <w:t>V1</w:t>
      </w:r>
    </w:ins>
    <w:ins w:id="79" w:author="Xing Li" w:date="2014-10-06T22:04:00Z">
      <w:r>
        <w:t>0</w:t>
      </w:r>
    </w:ins>
    <w: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A340D" w14:textId="03A026AE" w:rsidR="001A621A" w:rsidRDefault="001A621A" w:rsidP="00CC412B">
    <w:pPr>
      <w:pStyle w:val="a3"/>
      <w:ind w:firstLine="360"/>
      <w:jc w:val="right"/>
    </w:pPr>
    <w:r>
      <w:t>RED Help (V</w:t>
    </w:r>
    <w:ins w:id="80" w:author="Xing Li" w:date="2014-10-06T22:00:00Z">
      <w:r>
        <w:t>10</w:t>
      </w:r>
    </w:ins>
    <w:del w:id="81" w:author="Xing Li" w:date="2014-10-06T22:00:00Z">
      <w:r w:rsidDel="00EB23A5">
        <w:delText>8</w:delText>
      </w:r>
    </w:del>
    <w: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B8D85" w14:textId="77777777" w:rsidR="001A621A" w:rsidRDefault="001A621A" w:rsidP="004A05DA">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73A0C" w14:textId="77777777" w:rsidR="001A621A" w:rsidRDefault="001A621A" w:rsidP="004A05DA">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D41484"/>
    <w:multiLevelType w:val="hybridMultilevel"/>
    <w:tmpl w:val="770A3D6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374043AF"/>
    <w:multiLevelType w:val="multilevel"/>
    <w:tmpl w:val="AE7407A2"/>
    <w:lvl w:ilvl="0">
      <w:start w:val="1"/>
      <w:numFmt w:val="decimal"/>
      <w:pStyle w:val="1"/>
      <w:lvlText w:val="%1"/>
      <w:lvlJc w:val="left"/>
      <w:pPr>
        <w:ind w:left="432" w:hanging="432"/>
      </w:pPr>
      <w:rPr>
        <w:rFonts w:hint="default"/>
      </w:rPr>
    </w:lvl>
    <w:lvl w:ilvl="1">
      <w:start w:val="1"/>
      <w:numFmt w:val="decimal"/>
      <w:pStyle w:val="2"/>
      <w:lvlText w:val="%1.%2"/>
      <w:lvlJc w:val="left"/>
      <w:pPr>
        <w:ind w:left="1206" w:hanging="576"/>
      </w:pPr>
      <w:rPr>
        <w:rFonts w:hint="default"/>
      </w:rPr>
    </w:lvl>
    <w:lvl w:ilvl="2">
      <w:start w:val="1"/>
      <w:numFmt w:val="decimal"/>
      <w:pStyle w:val="3"/>
      <w:lvlText w:val="%1.%2.%3"/>
      <w:lvlJc w:val="left"/>
      <w:pPr>
        <w:ind w:left="117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nsid w:val="46C77245"/>
    <w:multiLevelType w:val="hybridMultilevel"/>
    <w:tmpl w:val="FF145726"/>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num w:numId="1">
    <w:abstractNumId w:val="1"/>
  </w:num>
  <w:num w:numId="2">
    <w:abstractNumId w:val="2"/>
  </w:num>
  <w:num w:numId="3">
    <w:abstractNumId w:val="0"/>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Xing Li">
    <w15:presenceInfo w15:providerId="None" w15:userId="Xing 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8CB"/>
    <w:rsid w:val="000108C0"/>
    <w:rsid w:val="0001760A"/>
    <w:rsid w:val="00020752"/>
    <w:rsid w:val="000244B3"/>
    <w:rsid w:val="000322EB"/>
    <w:rsid w:val="00033A59"/>
    <w:rsid w:val="00035AAD"/>
    <w:rsid w:val="00036D6B"/>
    <w:rsid w:val="00041E94"/>
    <w:rsid w:val="00043393"/>
    <w:rsid w:val="0004438E"/>
    <w:rsid w:val="00051462"/>
    <w:rsid w:val="00051E1D"/>
    <w:rsid w:val="00051F6E"/>
    <w:rsid w:val="0005210F"/>
    <w:rsid w:val="0005237A"/>
    <w:rsid w:val="000562CA"/>
    <w:rsid w:val="000612AD"/>
    <w:rsid w:val="00066F60"/>
    <w:rsid w:val="00071D27"/>
    <w:rsid w:val="000732A0"/>
    <w:rsid w:val="00073A9D"/>
    <w:rsid w:val="00074DBF"/>
    <w:rsid w:val="000846A6"/>
    <w:rsid w:val="00086593"/>
    <w:rsid w:val="0008727F"/>
    <w:rsid w:val="00091EC4"/>
    <w:rsid w:val="0009368E"/>
    <w:rsid w:val="0009620B"/>
    <w:rsid w:val="000964AB"/>
    <w:rsid w:val="0009723C"/>
    <w:rsid w:val="000974ED"/>
    <w:rsid w:val="000A2357"/>
    <w:rsid w:val="000A3133"/>
    <w:rsid w:val="000A4588"/>
    <w:rsid w:val="000A51CB"/>
    <w:rsid w:val="000B0625"/>
    <w:rsid w:val="000B4F18"/>
    <w:rsid w:val="000B66FD"/>
    <w:rsid w:val="000C3770"/>
    <w:rsid w:val="000C541B"/>
    <w:rsid w:val="000C5E33"/>
    <w:rsid w:val="000C70D0"/>
    <w:rsid w:val="000E2553"/>
    <w:rsid w:val="000E549C"/>
    <w:rsid w:val="000E57D7"/>
    <w:rsid w:val="000F40BD"/>
    <w:rsid w:val="000F41B4"/>
    <w:rsid w:val="000F4541"/>
    <w:rsid w:val="000F76F7"/>
    <w:rsid w:val="0010441D"/>
    <w:rsid w:val="00104757"/>
    <w:rsid w:val="001131EA"/>
    <w:rsid w:val="001142B1"/>
    <w:rsid w:val="00114695"/>
    <w:rsid w:val="00114EF7"/>
    <w:rsid w:val="00115EF8"/>
    <w:rsid w:val="0012117D"/>
    <w:rsid w:val="001228A0"/>
    <w:rsid w:val="00125AD9"/>
    <w:rsid w:val="00125F66"/>
    <w:rsid w:val="00126788"/>
    <w:rsid w:val="00133E63"/>
    <w:rsid w:val="001348DB"/>
    <w:rsid w:val="00134E3D"/>
    <w:rsid w:val="001361E2"/>
    <w:rsid w:val="00137586"/>
    <w:rsid w:val="00140AD2"/>
    <w:rsid w:val="001416ED"/>
    <w:rsid w:val="00142968"/>
    <w:rsid w:val="00150A40"/>
    <w:rsid w:val="001527E0"/>
    <w:rsid w:val="001573FC"/>
    <w:rsid w:val="0015756B"/>
    <w:rsid w:val="00157B04"/>
    <w:rsid w:val="00160360"/>
    <w:rsid w:val="00160367"/>
    <w:rsid w:val="00165E36"/>
    <w:rsid w:val="0017165D"/>
    <w:rsid w:val="001758D2"/>
    <w:rsid w:val="00177595"/>
    <w:rsid w:val="001879D5"/>
    <w:rsid w:val="001907F1"/>
    <w:rsid w:val="001A621A"/>
    <w:rsid w:val="001A77B7"/>
    <w:rsid w:val="001B1DA1"/>
    <w:rsid w:val="001B61B7"/>
    <w:rsid w:val="001C15AD"/>
    <w:rsid w:val="001C6B0A"/>
    <w:rsid w:val="001C6CBE"/>
    <w:rsid w:val="001C7D8F"/>
    <w:rsid w:val="001D43DE"/>
    <w:rsid w:val="001D5117"/>
    <w:rsid w:val="001D53D3"/>
    <w:rsid w:val="001D7F33"/>
    <w:rsid w:val="001E0086"/>
    <w:rsid w:val="001E4ADA"/>
    <w:rsid w:val="001F04C8"/>
    <w:rsid w:val="001F0782"/>
    <w:rsid w:val="001F53C8"/>
    <w:rsid w:val="00200231"/>
    <w:rsid w:val="002005FC"/>
    <w:rsid w:val="00205F1E"/>
    <w:rsid w:val="002063EB"/>
    <w:rsid w:val="002144F4"/>
    <w:rsid w:val="00215623"/>
    <w:rsid w:val="0022118A"/>
    <w:rsid w:val="00223699"/>
    <w:rsid w:val="002255C1"/>
    <w:rsid w:val="00231256"/>
    <w:rsid w:val="00235985"/>
    <w:rsid w:val="00237116"/>
    <w:rsid w:val="00240122"/>
    <w:rsid w:val="00243BC2"/>
    <w:rsid w:val="002616C7"/>
    <w:rsid w:val="00261A14"/>
    <w:rsid w:val="00262E9E"/>
    <w:rsid w:val="002639B7"/>
    <w:rsid w:val="0026740D"/>
    <w:rsid w:val="00270447"/>
    <w:rsid w:val="00272F47"/>
    <w:rsid w:val="00281AD4"/>
    <w:rsid w:val="0028295C"/>
    <w:rsid w:val="00297277"/>
    <w:rsid w:val="002A1394"/>
    <w:rsid w:val="002A582E"/>
    <w:rsid w:val="002B0E80"/>
    <w:rsid w:val="002B5DCA"/>
    <w:rsid w:val="002C0E36"/>
    <w:rsid w:val="002C467E"/>
    <w:rsid w:val="002C6D20"/>
    <w:rsid w:val="002C6F9B"/>
    <w:rsid w:val="002D0C42"/>
    <w:rsid w:val="002D0C97"/>
    <w:rsid w:val="002D4601"/>
    <w:rsid w:val="002D61A9"/>
    <w:rsid w:val="002D7878"/>
    <w:rsid w:val="002E30D6"/>
    <w:rsid w:val="002E7AFD"/>
    <w:rsid w:val="003058BC"/>
    <w:rsid w:val="00305D38"/>
    <w:rsid w:val="00310AF7"/>
    <w:rsid w:val="003113C8"/>
    <w:rsid w:val="00311B22"/>
    <w:rsid w:val="003144A1"/>
    <w:rsid w:val="0031467D"/>
    <w:rsid w:val="00322590"/>
    <w:rsid w:val="00325287"/>
    <w:rsid w:val="0032545C"/>
    <w:rsid w:val="0032779B"/>
    <w:rsid w:val="0033357D"/>
    <w:rsid w:val="00333FB4"/>
    <w:rsid w:val="00342DD7"/>
    <w:rsid w:val="00345843"/>
    <w:rsid w:val="00347F0C"/>
    <w:rsid w:val="00350FBC"/>
    <w:rsid w:val="00356005"/>
    <w:rsid w:val="00357B11"/>
    <w:rsid w:val="003634FC"/>
    <w:rsid w:val="003767A2"/>
    <w:rsid w:val="00380334"/>
    <w:rsid w:val="003819B1"/>
    <w:rsid w:val="00383222"/>
    <w:rsid w:val="0038332F"/>
    <w:rsid w:val="003856F0"/>
    <w:rsid w:val="003859BD"/>
    <w:rsid w:val="0038662B"/>
    <w:rsid w:val="0038666F"/>
    <w:rsid w:val="00390C4E"/>
    <w:rsid w:val="00390F95"/>
    <w:rsid w:val="00393D50"/>
    <w:rsid w:val="003A2776"/>
    <w:rsid w:val="003A2B28"/>
    <w:rsid w:val="003A3CFD"/>
    <w:rsid w:val="003A759C"/>
    <w:rsid w:val="003A7A08"/>
    <w:rsid w:val="003B2C6A"/>
    <w:rsid w:val="003C0939"/>
    <w:rsid w:val="003C5183"/>
    <w:rsid w:val="003C5197"/>
    <w:rsid w:val="003D0488"/>
    <w:rsid w:val="003D0AC1"/>
    <w:rsid w:val="003D0DAE"/>
    <w:rsid w:val="003D22D7"/>
    <w:rsid w:val="003D28A7"/>
    <w:rsid w:val="003D49BB"/>
    <w:rsid w:val="003D7695"/>
    <w:rsid w:val="003E2160"/>
    <w:rsid w:val="003E53DA"/>
    <w:rsid w:val="003F0D7E"/>
    <w:rsid w:val="003F1421"/>
    <w:rsid w:val="003F4A03"/>
    <w:rsid w:val="003F572B"/>
    <w:rsid w:val="00405C44"/>
    <w:rsid w:val="00407A8A"/>
    <w:rsid w:val="00413D5B"/>
    <w:rsid w:val="004232BF"/>
    <w:rsid w:val="004239DB"/>
    <w:rsid w:val="00424720"/>
    <w:rsid w:val="00433A54"/>
    <w:rsid w:val="00434C5E"/>
    <w:rsid w:val="004366EE"/>
    <w:rsid w:val="00436D48"/>
    <w:rsid w:val="004372A9"/>
    <w:rsid w:val="00442901"/>
    <w:rsid w:val="00445A7B"/>
    <w:rsid w:val="00472B14"/>
    <w:rsid w:val="0047372E"/>
    <w:rsid w:val="00475AFF"/>
    <w:rsid w:val="00477030"/>
    <w:rsid w:val="004822F3"/>
    <w:rsid w:val="00483884"/>
    <w:rsid w:val="0049388C"/>
    <w:rsid w:val="00496B9E"/>
    <w:rsid w:val="004A05DA"/>
    <w:rsid w:val="004A287E"/>
    <w:rsid w:val="004A30CB"/>
    <w:rsid w:val="004A791D"/>
    <w:rsid w:val="004B31F1"/>
    <w:rsid w:val="004C1E13"/>
    <w:rsid w:val="004C2C02"/>
    <w:rsid w:val="004D4900"/>
    <w:rsid w:val="004D5769"/>
    <w:rsid w:val="004E0373"/>
    <w:rsid w:val="00502C29"/>
    <w:rsid w:val="005077D9"/>
    <w:rsid w:val="005120BD"/>
    <w:rsid w:val="005121DD"/>
    <w:rsid w:val="00515985"/>
    <w:rsid w:val="00527472"/>
    <w:rsid w:val="0053374B"/>
    <w:rsid w:val="00534775"/>
    <w:rsid w:val="005362D5"/>
    <w:rsid w:val="005418CF"/>
    <w:rsid w:val="005434BA"/>
    <w:rsid w:val="00545664"/>
    <w:rsid w:val="005468EB"/>
    <w:rsid w:val="00546E3E"/>
    <w:rsid w:val="00547877"/>
    <w:rsid w:val="005506A8"/>
    <w:rsid w:val="00551CB0"/>
    <w:rsid w:val="00552688"/>
    <w:rsid w:val="00556F11"/>
    <w:rsid w:val="0056200D"/>
    <w:rsid w:val="0056290C"/>
    <w:rsid w:val="005631AB"/>
    <w:rsid w:val="00567BF9"/>
    <w:rsid w:val="005727AF"/>
    <w:rsid w:val="00575D6D"/>
    <w:rsid w:val="00576FA3"/>
    <w:rsid w:val="00580DA8"/>
    <w:rsid w:val="00583E22"/>
    <w:rsid w:val="005865F2"/>
    <w:rsid w:val="005866A2"/>
    <w:rsid w:val="005918F7"/>
    <w:rsid w:val="00592A41"/>
    <w:rsid w:val="00592EBD"/>
    <w:rsid w:val="00593C0A"/>
    <w:rsid w:val="00594C52"/>
    <w:rsid w:val="0059564A"/>
    <w:rsid w:val="00595E92"/>
    <w:rsid w:val="0059676A"/>
    <w:rsid w:val="005A78CB"/>
    <w:rsid w:val="005B19F4"/>
    <w:rsid w:val="005C34E9"/>
    <w:rsid w:val="005C39EF"/>
    <w:rsid w:val="005E497C"/>
    <w:rsid w:val="005E5C2F"/>
    <w:rsid w:val="005E666F"/>
    <w:rsid w:val="005E7900"/>
    <w:rsid w:val="005F0688"/>
    <w:rsid w:val="005F0C88"/>
    <w:rsid w:val="005F247E"/>
    <w:rsid w:val="005F4A3E"/>
    <w:rsid w:val="00604109"/>
    <w:rsid w:val="00614619"/>
    <w:rsid w:val="00615609"/>
    <w:rsid w:val="00617F2A"/>
    <w:rsid w:val="006218E2"/>
    <w:rsid w:val="00627BA8"/>
    <w:rsid w:val="006472F5"/>
    <w:rsid w:val="00651D7E"/>
    <w:rsid w:val="00655F9D"/>
    <w:rsid w:val="006576C9"/>
    <w:rsid w:val="00660202"/>
    <w:rsid w:val="00667E68"/>
    <w:rsid w:val="0067220D"/>
    <w:rsid w:val="00674053"/>
    <w:rsid w:val="00677779"/>
    <w:rsid w:val="00681DEB"/>
    <w:rsid w:val="00684688"/>
    <w:rsid w:val="00686646"/>
    <w:rsid w:val="00686F15"/>
    <w:rsid w:val="00687977"/>
    <w:rsid w:val="00691971"/>
    <w:rsid w:val="006935B2"/>
    <w:rsid w:val="006A447F"/>
    <w:rsid w:val="006A4611"/>
    <w:rsid w:val="006B0080"/>
    <w:rsid w:val="006B54E8"/>
    <w:rsid w:val="006B6005"/>
    <w:rsid w:val="006B6D5B"/>
    <w:rsid w:val="006B7025"/>
    <w:rsid w:val="006C114E"/>
    <w:rsid w:val="006C14CC"/>
    <w:rsid w:val="006C2AB5"/>
    <w:rsid w:val="006C4D1A"/>
    <w:rsid w:val="006D0FFA"/>
    <w:rsid w:val="006E0C2E"/>
    <w:rsid w:val="006E3D59"/>
    <w:rsid w:val="006E5B91"/>
    <w:rsid w:val="006E6135"/>
    <w:rsid w:val="006F1EAE"/>
    <w:rsid w:val="006F57F6"/>
    <w:rsid w:val="0070245B"/>
    <w:rsid w:val="00707067"/>
    <w:rsid w:val="00707E8C"/>
    <w:rsid w:val="00712115"/>
    <w:rsid w:val="007134D5"/>
    <w:rsid w:val="00715E07"/>
    <w:rsid w:val="00717EFA"/>
    <w:rsid w:val="0072058E"/>
    <w:rsid w:val="0072078E"/>
    <w:rsid w:val="007222D5"/>
    <w:rsid w:val="00722B67"/>
    <w:rsid w:val="00723E82"/>
    <w:rsid w:val="00725F9B"/>
    <w:rsid w:val="007264A8"/>
    <w:rsid w:val="00733A58"/>
    <w:rsid w:val="007359FC"/>
    <w:rsid w:val="00742972"/>
    <w:rsid w:val="0074520C"/>
    <w:rsid w:val="00745415"/>
    <w:rsid w:val="00745F03"/>
    <w:rsid w:val="007500F7"/>
    <w:rsid w:val="007511F1"/>
    <w:rsid w:val="00752101"/>
    <w:rsid w:val="0075250B"/>
    <w:rsid w:val="007579FB"/>
    <w:rsid w:val="00760223"/>
    <w:rsid w:val="0076270C"/>
    <w:rsid w:val="007633F4"/>
    <w:rsid w:val="00763506"/>
    <w:rsid w:val="007658E0"/>
    <w:rsid w:val="00771E67"/>
    <w:rsid w:val="00772666"/>
    <w:rsid w:val="00772C42"/>
    <w:rsid w:val="00772ED7"/>
    <w:rsid w:val="00774813"/>
    <w:rsid w:val="00790A8B"/>
    <w:rsid w:val="00790DB6"/>
    <w:rsid w:val="0079111E"/>
    <w:rsid w:val="00792604"/>
    <w:rsid w:val="00793B0A"/>
    <w:rsid w:val="0079670A"/>
    <w:rsid w:val="007A0F59"/>
    <w:rsid w:val="007A2DFD"/>
    <w:rsid w:val="007B14D2"/>
    <w:rsid w:val="007B17C2"/>
    <w:rsid w:val="007C1C2A"/>
    <w:rsid w:val="007C1F0B"/>
    <w:rsid w:val="007C58B3"/>
    <w:rsid w:val="007C6934"/>
    <w:rsid w:val="007D42EA"/>
    <w:rsid w:val="007D5783"/>
    <w:rsid w:val="007D676B"/>
    <w:rsid w:val="007F15CE"/>
    <w:rsid w:val="007F1E3B"/>
    <w:rsid w:val="007F49E9"/>
    <w:rsid w:val="008000DF"/>
    <w:rsid w:val="00812990"/>
    <w:rsid w:val="00813DAC"/>
    <w:rsid w:val="00816481"/>
    <w:rsid w:val="00820734"/>
    <w:rsid w:val="00822050"/>
    <w:rsid w:val="00832B0C"/>
    <w:rsid w:val="008414AF"/>
    <w:rsid w:val="008455F3"/>
    <w:rsid w:val="008467A8"/>
    <w:rsid w:val="00847195"/>
    <w:rsid w:val="00856CBC"/>
    <w:rsid w:val="008637B7"/>
    <w:rsid w:val="00864100"/>
    <w:rsid w:val="00864FFE"/>
    <w:rsid w:val="0088137C"/>
    <w:rsid w:val="00882F1A"/>
    <w:rsid w:val="00885957"/>
    <w:rsid w:val="00886D3E"/>
    <w:rsid w:val="00891C5E"/>
    <w:rsid w:val="0089377E"/>
    <w:rsid w:val="00896324"/>
    <w:rsid w:val="008B2B6F"/>
    <w:rsid w:val="008B4A38"/>
    <w:rsid w:val="008B4F4A"/>
    <w:rsid w:val="008B679D"/>
    <w:rsid w:val="008B67C5"/>
    <w:rsid w:val="008B6DCD"/>
    <w:rsid w:val="008B704D"/>
    <w:rsid w:val="008C0287"/>
    <w:rsid w:val="008D0BE2"/>
    <w:rsid w:val="008D2A9C"/>
    <w:rsid w:val="008D7551"/>
    <w:rsid w:val="008E0370"/>
    <w:rsid w:val="008E082A"/>
    <w:rsid w:val="008E1B9C"/>
    <w:rsid w:val="008E2F5B"/>
    <w:rsid w:val="008E302D"/>
    <w:rsid w:val="008E68A6"/>
    <w:rsid w:val="008E6AA3"/>
    <w:rsid w:val="008E7678"/>
    <w:rsid w:val="008F09A6"/>
    <w:rsid w:val="008F1E16"/>
    <w:rsid w:val="008F28AE"/>
    <w:rsid w:val="008F3E52"/>
    <w:rsid w:val="008F50D6"/>
    <w:rsid w:val="008F5F79"/>
    <w:rsid w:val="008F653C"/>
    <w:rsid w:val="0090038C"/>
    <w:rsid w:val="00903692"/>
    <w:rsid w:val="00904630"/>
    <w:rsid w:val="00904C0F"/>
    <w:rsid w:val="00905B9B"/>
    <w:rsid w:val="009066A7"/>
    <w:rsid w:val="00907AC4"/>
    <w:rsid w:val="009103DD"/>
    <w:rsid w:val="009123B6"/>
    <w:rsid w:val="0091357F"/>
    <w:rsid w:val="00913F3D"/>
    <w:rsid w:val="00914821"/>
    <w:rsid w:val="009168BD"/>
    <w:rsid w:val="00921D36"/>
    <w:rsid w:val="00922039"/>
    <w:rsid w:val="009268AC"/>
    <w:rsid w:val="00927888"/>
    <w:rsid w:val="00933C6A"/>
    <w:rsid w:val="00934030"/>
    <w:rsid w:val="00936BD5"/>
    <w:rsid w:val="00937986"/>
    <w:rsid w:val="0094152B"/>
    <w:rsid w:val="0094195C"/>
    <w:rsid w:val="009478E7"/>
    <w:rsid w:val="0095073B"/>
    <w:rsid w:val="0095666E"/>
    <w:rsid w:val="00960ECD"/>
    <w:rsid w:val="009616A6"/>
    <w:rsid w:val="0096185B"/>
    <w:rsid w:val="0096643D"/>
    <w:rsid w:val="00975B18"/>
    <w:rsid w:val="00977DDB"/>
    <w:rsid w:val="00980696"/>
    <w:rsid w:val="00980969"/>
    <w:rsid w:val="0098244D"/>
    <w:rsid w:val="00985B54"/>
    <w:rsid w:val="009921A8"/>
    <w:rsid w:val="00993AA8"/>
    <w:rsid w:val="00994A4D"/>
    <w:rsid w:val="009A719E"/>
    <w:rsid w:val="009A78DB"/>
    <w:rsid w:val="009A7F67"/>
    <w:rsid w:val="009B3554"/>
    <w:rsid w:val="009B5590"/>
    <w:rsid w:val="009C2D95"/>
    <w:rsid w:val="009C375B"/>
    <w:rsid w:val="009C4273"/>
    <w:rsid w:val="009C4B77"/>
    <w:rsid w:val="009D0A12"/>
    <w:rsid w:val="009D1FA8"/>
    <w:rsid w:val="009D23CD"/>
    <w:rsid w:val="009E17C5"/>
    <w:rsid w:val="009F0B1A"/>
    <w:rsid w:val="009F2C60"/>
    <w:rsid w:val="009F595F"/>
    <w:rsid w:val="009F7BF8"/>
    <w:rsid w:val="00A03162"/>
    <w:rsid w:val="00A04FA4"/>
    <w:rsid w:val="00A07C0F"/>
    <w:rsid w:val="00A1417D"/>
    <w:rsid w:val="00A14C05"/>
    <w:rsid w:val="00A176F9"/>
    <w:rsid w:val="00A231AC"/>
    <w:rsid w:val="00A23674"/>
    <w:rsid w:val="00A2447A"/>
    <w:rsid w:val="00A24FF6"/>
    <w:rsid w:val="00A30B22"/>
    <w:rsid w:val="00A348E5"/>
    <w:rsid w:val="00A409B1"/>
    <w:rsid w:val="00A44B43"/>
    <w:rsid w:val="00A44CCE"/>
    <w:rsid w:val="00A4615F"/>
    <w:rsid w:val="00A57CB7"/>
    <w:rsid w:val="00A60328"/>
    <w:rsid w:val="00A6275A"/>
    <w:rsid w:val="00A6539B"/>
    <w:rsid w:val="00A832E0"/>
    <w:rsid w:val="00A83987"/>
    <w:rsid w:val="00AA3216"/>
    <w:rsid w:val="00AA6CAF"/>
    <w:rsid w:val="00AB7481"/>
    <w:rsid w:val="00AC2787"/>
    <w:rsid w:val="00AC3474"/>
    <w:rsid w:val="00AC750C"/>
    <w:rsid w:val="00AD4090"/>
    <w:rsid w:val="00AD6C68"/>
    <w:rsid w:val="00AE0D4D"/>
    <w:rsid w:val="00AE2FCE"/>
    <w:rsid w:val="00AE447F"/>
    <w:rsid w:val="00AE6DB7"/>
    <w:rsid w:val="00AE6FF4"/>
    <w:rsid w:val="00AF299F"/>
    <w:rsid w:val="00AF59BA"/>
    <w:rsid w:val="00B0145F"/>
    <w:rsid w:val="00B16AE3"/>
    <w:rsid w:val="00B320C6"/>
    <w:rsid w:val="00B3264E"/>
    <w:rsid w:val="00B32BC9"/>
    <w:rsid w:val="00B33481"/>
    <w:rsid w:val="00B33C8A"/>
    <w:rsid w:val="00B37BAA"/>
    <w:rsid w:val="00B37FA1"/>
    <w:rsid w:val="00B37FD5"/>
    <w:rsid w:val="00B4210E"/>
    <w:rsid w:val="00B458CA"/>
    <w:rsid w:val="00B5270C"/>
    <w:rsid w:val="00B54A55"/>
    <w:rsid w:val="00B55829"/>
    <w:rsid w:val="00B5798F"/>
    <w:rsid w:val="00B65171"/>
    <w:rsid w:val="00B67716"/>
    <w:rsid w:val="00B70CB1"/>
    <w:rsid w:val="00B71194"/>
    <w:rsid w:val="00B71A7E"/>
    <w:rsid w:val="00B73786"/>
    <w:rsid w:val="00B76CD6"/>
    <w:rsid w:val="00B86C40"/>
    <w:rsid w:val="00B92DA4"/>
    <w:rsid w:val="00B92FAB"/>
    <w:rsid w:val="00BA038A"/>
    <w:rsid w:val="00BA0C3C"/>
    <w:rsid w:val="00BA4031"/>
    <w:rsid w:val="00BA5ED2"/>
    <w:rsid w:val="00BA69FC"/>
    <w:rsid w:val="00BA722F"/>
    <w:rsid w:val="00BA7CCD"/>
    <w:rsid w:val="00BB22E1"/>
    <w:rsid w:val="00BB4546"/>
    <w:rsid w:val="00BB4DB8"/>
    <w:rsid w:val="00BB7C9D"/>
    <w:rsid w:val="00BC02D2"/>
    <w:rsid w:val="00BC07F3"/>
    <w:rsid w:val="00BC6347"/>
    <w:rsid w:val="00BC6C45"/>
    <w:rsid w:val="00BD52CA"/>
    <w:rsid w:val="00BD565C"/>
    <w:rsid w:val="00BE2BC5"/>
    <w:rsid w:val="00BE3A32"/>
    <w:rsid w:val="00BE63A4"/>
    <w:rsid w:val="00BE7F8B"/>
    <w:rsid w:val="00BF01A0"/>
    <w:rsid w:val="00BF39FA"/>
    <w:rsid w:val="00BF50EC"/>
    <w:rsid w:val="00C001D7"/>
    <w:rsid w:val="00C00F40"/>
    <w:rsid w:val="00C02691"/>
    <w:rsid w:val="00C029F1"/>
    <w:rsid w:val="00C04DE2"/>
    <w:rsid w:val="00C06C32"/>
    <w:rsid w:val="00C07100"/>
    <w:rsid w:val="00C1368E"/>
    <w:rsid w:val="00C1396D"/>
    <w:rsid w:val="00C2551B"/>
    <w:rsid w:val="00C300D7"/>
    <w:rsid w:val="00C3061A"/>
    <w:rsid w:val="00C320A4"/>
    <w:rsid w:val="00C32722"/>
    <w:rsid w:val="00C3278B"/>
    <w:rsid w:val="00C34239"/>
    <w:rsid w:val="00C3651E"/>
    <w:rsid w:val="00C50B40"/>
    <w:rsid w:val="00C50B43"/>
    <w:rsid w:val="00C50F34"/>
    <w:rsid w:val="00C512B5"/>
    <w:rsid w:val="00C56F56"/>
    <w:rsid w:val="00C61659"/>
    <w:rsid w:val="00C641BE"/>
    <w:rsid w:val="00C70174"/>
    <w:rsid w:val="00C71FA9"/>
    <w:rsid w:val="00C72B9F"/>
    <w:rsid w:val="00C72FEC"/>
    <w:rsid w:val="00C7792E"/>
    <w:rsid w:val="00C77DF8"/>
    <w:rsid w:val="00C8024F"/>
    <w:rsid w:val="00C875F4"/>
    <w:rsid w:val="00C9043B"/>
    <w:rsid w:val="00CA1AA1"/>
    <w:rsid w:val="00CA34B9"/>
    <w:rsid w:val="00CA53F8"/>
    <w:rsid w:val="00CA66C6"/>
    <w:rsid w:val="00CA74D8"/>
    <w:rsid w:val="00CA7E12"/>
    <w:rsid w:val="00CB1D4C"/>
    <w:rsid w:val="00CB1F7A"/>
    <w:rsid w:val="00CC0534"/>
    <w:rsid w:val="00CC3A43"/>
    <w:rsid w:val="00CC412B"/>
    <w:rsid w:val="00CC4B4F"/>
    <w:rsid w:val="00CC5CD0"/>
    <w:rsid w:val="00CC6512"/>
    <w:rsid w:val="00CC75EC"/>
    <w:rsid w:val="00CD0220"/>
    <w:rsid w:val="00CD6AB2"/>
    <w:rsid w:val="00CF4E60"/>
    <w:rsid w:val="00CF5631"/>
    <w:rsid w:val="00CF5649"/>
    <w:rsid w:val="00CF7611"/>
    <w:rsid w:val="00D028C4"/>
    <w:rsid w:val="00D02C00"/>
    <w:rsid w:val="00D02D01"/>
    <w:rsid w:val="00D04392"/>
    <w:rsid w:val="00D04837"/>
    <w:rsid w:val="00D072D7"/>
    <w:rsid w:val="00D15C01"/>
    <w:rsid w:val="00D17ADB"/>
    <w:rsid w:val="00D25C11"/>
    <w:rsid w:val="00D2653F"/>
    <w:rsid w:val="00D30704"/>
    <w:rsid w:val="00D35DA2"/>
    <w:rsid w:val="00D36E67"/>
    <w:rsid w:val="00D37079"/>
    <w:rsid w:val="00D375FA"/>
    <w:rsid w:val="00D37F19"/>
    <w:rsid w:val="00D414F6"/>
    <w:rsid w:val="00D455B5"/>
    <w:rsid w:val="00D46353"/>
    <w:rsid w:val="00D5048A"/>
    <w:rsid w:val="00D53464"/>
    <w:rsid w:val="00D63CBD"/>
    <w:rsid w:val="00D660AC"/>
    <w:rsid w:val="00D7249A"/>
    <w:rsid w:val="00D7504A"/>
    <w:rsid w:val="00D8191C"/>
    <w:rsid w:val="00D81E80"/>
    <w:rsid w:val="00D84AEC"/>
    <w:rsid w:val="00D90479"/>
    <w:rsid w:val="00D90E85"/>
    <w:rsid w:val="00D940F0"/>
    <w:rsid w:val="00D96603"/>
    <w:rsid w:val="00DA0F42"/>
    <w:rsid w:val="00DB4036"/>
    <w:rsid w:val="00DB6AC0"/>
    <w:rsid w:val="00DC3DC7"/>
    <w:rsid w:val="00DC7722"/>
    <w:rsid w:val="00DD0071"/>
    <w:rsid w:val="00DD102E"/>
    <w:rsid w:val="00DD415A"/>
    <w:rsid w:val="00DE33D7"/>
    <w:rsid w:val="00DE41F4"/>
    <w:rsid w:val="00DE566E"/>
    <w:rsid w:val="00DE594D"/>
    <w:rsid w:val="00DF7FE3"/>
    <w:rsid w:val="00E04541"/>
    <w:rsid w:val="00E04634"/>
    <w:rsid w:val="00E062B8"/>
    <w:rsid w:val="00E0690E"/>
    <w:rsid w:val="00E10937"/>
    <w:rsid w:val="00E10BB3"/>
    <w:rsid w:val="00E146FC"/>
    <w:rsid w:val="00E15CC3"/>
    <w:rsid w:val="00E1619F"/>
    <w:rsid w:val="00E252A3"/>
    <w:rsid w:val="00E435C6"/>
    <w:rsid w:val="00E50479"/>
    <w:rsid w:val="00E53AE1"/>
    <w:rsid w:val="00E56A06"/>
    <w:rsid w:val="00E70982"/>
    <w:rsid w:val="00E7609C"/>
    <w:rsid w:val="00E80EA1"/>
    <w:rsid w:val="00E86081"/>
    <w:rsid w:val="00E86B17"/>
    <w:rsid w:val="00E920DF"/>
    <w:rsid w:val="00E94E0A"/>
    <w:rsid w:val="00E956D4"/>
    <w:rsid w:val="00E965E3"/>
    <w:rsid w:val="00EA27D9"/>
    <w:rsid w:val="00EB23A5"/>
    <w:rsid w:val="00EB4C3C"/>
    <w:rsid w:val="00EC0CF9"/>
    <w:rsid w:val="00EC26C7"/>
    <w:rsid w:val="00EC723F"/>
    <w:rsid w:val="00EC7F92"/>
    <w:rsid w:val="00ED1C63"/>
    <w:rsid w:val="00ED24B4"/>
    <w:rsid w:val="00EE0BDF"/>
    <w:rsid w:val="00EE254B"/>
    <w:rsid w:val="00EE3E76"/>
    <w:rsid w:val="00EF0E1B"/>
    <w:rsid w:val="00EF1713"/>
    <w:rsid w:val="00EF1948"/>
    <w:rsid w:val="00EF23B6"/>
    <w:rsid w:val="00EF352A"/>
    <w:rsid w:val="00EF3719"/>
    <w:rsid w:val="00EF6AAC"/>
    <w:rsid w:val="00F02221"/>
    <w:rsid w:val="00F02542"/>
    <w:rsid w:val="00F02C93"/>
    <w:rsid w:val="00F10BC4"/>
    <w:rsid w:val="00F1706A"/>
    <w:rsid w:val="00F1717D"/>
    <w:rsid w:val="00F25E2A"/>
    <w:rsid w:val="00F26B05"/>
    <w:rsid w:val="00F359BB"/>
    <w:rsid w:val="00F3603B"/>
    <w:rsid w:val="00F42F6B"/>
    <w:rsid w:val="00F47D85"/>
    <w:rsid w:val="00F500BB"/>
    <w:rsid w:val="00F511C1"/>
    <w:rsid w:val="00F51D0C"/>
    <w:rsid w:val="00F56258"/>
    <w:rsid w:val="00F56EDE"/>
    <w:rsid w:val="00F7149B"/>
    <w:rsid w:val="00F7246F"/>
    <w:rsid w:val="00F75489"/>
    <w:rsid w:val="00F76FA0"/>
    <w:rsid w:val="00F87CFE"/>
    <w:rsid w:val="00FA1A3F"/>
    <w:rsid w:val="00FA5565"/>
    <w:rsid w:val="00FB0FA8"/>
    <w:rsid w:val="00FB657D"/>
    <w:rsid w:val="00FB6A41"/>
    <w:rsid w:val="00FB7930"/>
    <w:rsid w:val="00FC211D"/>
    <w:rsid w:val="00FD04AD"/>
    <w:rsid w:val="00FD3F81"/>
    <w:rsid w:val="00FE0919"/>
    <w:rsid w:val="00FE55D2"/>
    <w:rsid w:val="00FE6DF8"/>
    <w:rsid w:val="00FF18D0"/>
    <w:rsid w:val="00FF47E3"/>
    <w:rsid w:val="00FF7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663AB0"/>
  <w15:docId w15:val="{0072D34D-7B65-4051-AAEC-633984A00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pPr>
        <w:spacing w:after="120"/>
        <w:ind w:firstLine="482"/>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70982"/>
    <w:rPr>
      <w:rFonts w:asciiTheme="majorHAnsi" w:eastAsiaTheme="minorEastAsia" w:hAnsiTheme="majorHAnsi"/>
      <w:kern w:val="2"/>
      <w:sz w:val="22"/>
      <w:szCs w:val="24"/>
    </w:rPr>
  </w:style>
  <w:style w:type="paragraph" w:styleId="1">
    <w:name w:val="heading 1"/>
    <w:basedOn w:val="a"/>
    <w:next w:val="a"/>
    <w:link w:val="1Char"/>
    <w:autoRedefine/>
    <w:qFormat/>
    <w:rsid w:val="0038332F"/>
    <w:pPr>
      <w:keepNext/>
      <w:keepLines/>
      <w:numPr>
        <w:numId w:val="1"/>
      </w:numPr>
      <w:tabs>
        <w:tab w:val="left" w:pos="270"/>
      </w:tabs>
      <w:spacing w:before="120" w:line="415" w:lineRule="auto"/>
      <w:outlineLvl w:val="0"/>
    </w:pPr>
    <w:rPr>
      <w:rFonts w:eastAsia="黑体"/>
      <w:b/>
      <w:bCs/>
      <w:kern w:val="0"/>
      <w:sz w:val="24"/>
    </w:rPr>
  </w:style>
  <w:style w:type="paragraph" w:styleId="2">
    <w:name w:val="heading 2"/>
    <w:basedOn w:val="a"/>
    <w:next w:val="a"/>
    <w:link w:val="2Char"/>
    <w:unhideWhenUsed/>
    <w:qFormat/>
    <w:rsid w:val="007C1C2A"/>
    <w:pPr>
      <w:keepNext/>
      <w:keepLines/>
      <w:numPr>
        <w:ilvl w:val="1"/>
        <w:numId w:val="1"/>
      </w:numPr>
      <w:spacing w:before="260" w:after="260" w:line="415" w:lineRule="auto"/>
      <w:outlineLvl w:val="1"/>
    </w:pPr>
    <w:rPr>
      <w:rFonts w:ascii="Cambria" w:eastAsia="黑体" w:hAnsi="Cambria"/>
      <w:b/>
      <w:bCs/>
      <w:sz w:val="28"/>
      <w:szCs w:val="32"/>
    </w:rPr>
  </w:style>
  <w:style w:type="paragraph" w:styleId="3">
    <w:name w:val="heading 3"/>
    <w:basedOn w:val="a"/>
    <w:next w:val="a"/>
    <w:link w:val="3Char"/>
    <w:unhideWhenUsed/>
    <w:qFormat/>
    <w:rsid w:val="00071D27"/>
    <w:pPr>
      <w:keepNext/>
      <w:keepLines/>
      <w:numPr>
        <w:ilvl w:val="2"/>
        <w:numId w:val="1"/>
      </w:numPr>
      <w:spacing w:before="260" w:after="260" w:line="415" w:lineRule="auto"/>
      <w:outlineLvl w:val="2"/>
    </w:pPr>
    <w:rPr>
      <w:rFonts w:eastAsia="黑体"/>
      <w:b/>
      <w:bCs/>
      <w:szCs w:val="32"/>
    </w:rPr>
  </w:style>
  <w:style w:type="paragraph" w:styleId="4">
    <w:name w:val="heading 4"/>
    <w:basedOn w:val="a"/>
    <w:next w:val="a"/>
    <w:link w:val="4Char"/>
    <w:unhideWhenUsed/>
    <w:qFormat/>
    <w:rsid w:val="000244B3"/>
    <w:pPr>
      <w:keepNext/>
      <w:keepLines/>
      <w:numPr>
        <w:ilvl w:val="3"/>
        <w:numId w:val="1"/>
      </w:numPr>
      <w:spacing w:before="200"/>
      <w:ind w:firstLine="0"/>
      <w:outlineLvl w:val="3"/>
    </w:pPr>
    <w:rPr>
      <w:rFonts w:eastAsiaTheme="majorEastAsia" w:cstheme="majorBidi"/>
      <w:b/>
      <w:bCs/>
      <w:i/>
      <w:iCs/>
    </w:rPr>
  </w:style>
  <w:style w:type="paragraph" w:styleId="5">
    <w:name w:val="heading 5"/>
    <w:basedOn w:val="a"/>
    <w:next w:val="a"/>
    <w:link w:val="5Char"/>
    <w:semiHidden/>
    <w:unhideWhenUsed/>
    <w:qFormat/>
    <w:rsid w:val="00A409B1"/>
    <w:pPr>
      <w:keepNext/>
      <w:keepLines/>
      <w:numPr>
        <w:ilvl w:val="4"/>
        <w:numId w:val="1"/>
      </w:numPr>
      <w:spacing w:before="200"/>
      <w:ind w:firstLine="0"/>
      <w:outlineLvl w:val="4"/>
    </w:pPr>
    <w:rPr>
      <w:rFonts w:eastAsiaTheme="majorEastAsia" w:cstheme="majorBidi"/>
      <w:color w:val="243F60" w:themeColor="accent1" w:themeShade="7F"/>
    </w:rPr>
  </w:style>
  <w:style w:type="paragraph" w:styleId="6">
    <w:name w:val="heading 6"/>
    <w:basedOn w:val="a"/>
    <w:next w:val="a"/>
    <w:link w:val="6Char"/>
    <w:semiHidden/>
    <w:unhideWhenUsed/>
    <w:qFormat/>
    <w:rsid w:val="00A409B1"/>
    <w:pPr>
      <w:keepNext/>
      <w:keepLines/>
      <w:numPr>
        <w:ilvl w:val="5"/>
        <w:numId w:val="1"/>
      </w:numPr>
      <w:spacing w:before="200"/>
      <w:ind w:firstLine="0"/>
      <w:outlineLvl w:val="5"/>
    </w:pPr>
    <w:rPr>
      <w:rFonts w:eastAsiaTheme="majorEastAsia" w:cstheme="majorBidi"/>
      <w:i/>
      <w:iCs/>
      <w:color w:val="243F60" w:themeColor="accent1" w:themeShade="7F"/>
    </w:rPr>
  </w:style>
  <w:style w:type="paragraph" w:styleId="7">
    <w:name w:val="heading 7"/>
    <w:basedOn w:val="a"/>
    <w:next w:val="a"/>
    <w:link w:val="7Char"/>
    <w:semiHidden/>
    <w:unhideWhenUsed/>
    <w:qFormat/>
    <w:rsid w:val="00A409B1"/>
    <w:pPr>
      <w:keepNext/>
      <w:keepLines/>
      <w:numPr>
        <w:ilvl w:val="6"/>
        <w:numId w:val="1"/>
      </w:numPr>
      <w:spacing w:before="200"/>
      <w:ind w:firstLine="0"/>
      <w:outlineLvl w:val="6"/>
    </w:pPr>
    <w:rPr>
      <w:rFonts w:eastAsiaTheme="majorEastAsia" w:cstheme="majorBidi"/>
      <w:i/>
      <w:iCs/>
      <w:color w:val="404040" w:themeColor="text1" w:themeTint="BF"/>
    </w:rPr>
  </w:style>
  <w:style w:type="paragraph" w:styleId="8">
    <w:name w:val="heading 8"/>
    <w:basedOn w:val="a"/>
    <w:next w:val="a"/>
    <w:link w:val="8Char"/>
    <w:semiHidden/>
    <w:unhideWhenUsed/>
    <w:qFormat/>
    <w:rsid w:val="00A409B1"/>
    <w:pPr>
      <w:keepNext/>
      <w:keepLines/>
      <w:numPr>
        <w:ilvl w:val="7"/>
        <w:numId w:val="1"/>
      </w:numPr>
      <w:spacing w:before="200"/>
      <w:ind w:firstLine="0"/>
      <w:outlineLvl w:val="7"/>
    </w:pPr>
    <w:rPr>
      <w:rFonts w:eastAsiaTheme="majorEastAsia" w:cstheme="majorBidi"/>
      <w:color w:val="404040" w:themeColor="text1" w:themeTint="BF"/>
      <w:sz w:val="20"/>
      <w:szCs w:val="20"/>
    </w:rPr>
  </w:style>
  <w:style w:type="paragraph" w:styleId="9">
    <w:name w:val="heading 9"/>
    <w:basedOn w:val="a"/>
    <w:next w:val="a"/>
    <w:link w:val="9Char"/>
    <w:semiHidden/>
    <w:unhideWhenUsed/>
    <w:qFormat/>
    <w:rsid w:val="00A409B1"/>
    <w:pPr>
      <w:keepNext/>
      <w:keepLines/>
      <w:numPr>
        <w:ilvl w:val="8"/>
        <w:numId w:val="1"/>
      </w:numPr>
      <w:spacing w:before="200"/>
      <w:ind w:firstLine="0"/>
      <w:outlineLvl w:val="8"/>
    </w:pPr>
    <w:rPr>
      <w:rFonts w:eastAsiaTheme="majorEastAsia"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223699"/>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223699"/>
    <w:rPr>
      <w:kern w:val="2"/>
      <w:sz w:val="18"/>
      <w:szCs w:val="18"/>
    </w:rPr>
  </w:style>
  <w:style w:type="paragraph" w:styleId="a4">
    <w:name w:val="footer"/>
    <w:basedOn w:val="a"/>
    <w:link w:val="Char0"/>
    <w:uiPriority w:val="99"/>
    <w:rsid w:val="00223699"/>
    <w:pPr>
      <w:tabs>
        <w:tab w:val="center" w:pos="4153"/>
        <w:tab w:val="right" w:pos="8306"/>
      </w:tabs>
      <w:snapToGrid w:val="0"/>
    </w:pPr>
    <w:rPr>
      <w:sz w:val="18"/>
      <w:szCs w:val="18"/>
    </w:rPr>
  </w:style>
  <w:style w:type="character" w:customStyle="1" w:styleId="Char0">
    <w:name w:val="页脚 Char"/>
    <w:link w:val="a4"/>
    <w:uiPriority w:val="99"/>
    <w:rsid w:val="00223699"/>
    <w:rPr>
      <w:kern w:val="2"/>
      <w:sz w:val="18"/>
      <w:szCs w:val="18"/>
    </w:rPr>
  </w:style>
  <w:style w:type="paragraph" w:styleId="a5">
    <w:name w:val="Date"/>
    <w:basedOn w:val="a"/>
    <w:next w:val="a"/>
    <w:link w:val="Char1"/>
    <w:rsid w:val="00914821"/>
    <w:pPr>
      <w:ind w:leftChars="2500" w:left="100"/>
    </w:pPr>
  </w:style>
  <w:style w:type="character" w:customStyle="1" w:styleId="Char1">
    <w:name w:val="日期 Char"/>
    <w:link w:val="a5"/>
    <w:rsid w:val="00914821"/>
    <w:rPr>
      <w:kern w:val="2"/>
      <w:sz w:val="21"/>
      <w:szCs w:val="24"/>
    </w:rPr>
  </w:style>
  <w:style w:type="paragraph" w:styleId="a6">
    <w:name w:val="Body Text"/>
    <w:basedOn w:val="a"/>
    <w:link w:val="Char2"/>
    <w:rsid w:val="00914821"/>
    <w:rPr>
      <w:szCs w:val="20"/>
    </w:rPr>
  </w:style>
  <w:style w:type="character" w:customStyle="1" w:styleId="Char2">
    <w:name w:val="正文文本 Char"/>
    <w:link w:val="a6"/>
    <w:rsid w:val="00914821"/>
    <w:rPr>
      <w:kern w:val="2"/>
      <w:sz w:val="24"/>
    </w:rPr>
  </w:style>
  <w:style w:type="character" w:customStyle="1" w:styleId="apple-style-span">
    <w:name w:val="apple-style-span"/>
    <w:basedOn w:val="a0"/>
    <w:rsid w:val="00914821"/>
  </w:style>
  <w:style w:type="character" w:styleId="a7">
    <w:name w:val="Hyperlink"/>
    <w:uiPriority w:val="99"/>
    <w:unhideWhenUsed/>
    <w:rsid w:val="003767A2"/>
    <w:rPr>
      <w:strike w:val="0"/>
      <w:dstrike w:val="0"/>
      <w:color w:val="136EC2"/>
      <w:u w:val="single"/>
      <w:effect w:val="none"/>
    </w:rPr>
  </w:style>
  <w:style w:type="paragraph" w:styleId="20">
    <w:name w:val="toc 2"/>
    <w:basedOn w:val="a"/>
    <w:next w:val="a"/>
    <w:autoRedefine/>
    <w:uiPriority w:val="39"/>
    <w:unhideWhenUsed/>
    <w:qFormat/>
    <w:rsid w:val="003767A2"/>
    <w:pPr>
      <w:tabs>
        <w:tab w:val="right" w:leader="dot" w:pos="9060"/>
      </w:tabs>
      <w:spacing w:after="100" w:line="276" w:lineRule="auto"/>
      <w:ind w:left="220" w:firstLine="440"/>
    </w:pPr>
    <w:rPr>
      <w:kern w:val="0"/>
      <w:szCs w:val="22"/>
    </w:rPr>
  </w:style>
  <w:style w:type="paragraph" w:styleId="10">
    <w:name w:val="toc 1"/>
    <w:basedOn w:val="a"/>
    <w:next w:val="a"/>
    <w:autoRedefine/>
    <w:uiPriority w:val="39"/>
    <w:unhideWhenUsed/>
    <w:qFormat/>
    <w:rsid w:val="003767A2"/>
    <w:pPr>
      <w:tabs>
        <w:tab w:val="right" w:leader="dot" w:pos="9060"/>
      </w:tabs>
      <w:spacing w:after="100" w:line="276" w:lineRule="auto"/>
      <w:ind w:firstLine="442"/>
    </w:pPr>
    <w:rPr>
      <w:rFonts w:eastAsia="黑体" w:cs="Calibri"/>
      <w:noProof/>
      <w:kern w:val="0"/>
      <w:szCs w:val="22"/>
    </w:rPr>
  </w:style>
  <w:style w:type="paragraph" w:styleId="30">
    <w:name w:val="toc 3"/>
    <w:basedOn w:val="a"/>
    <w:next w:val="a"/>
    <w:autoRedefine/>
    <w:uiPriority w:val="39"/>
    <w:unhideWhenUsed/>
    <w:qFormat/>
    <w:rsid w:val="003767A2"/>
    <w:pPr>
      <w:tabs>
        <w:tab w:val="right" w:leader="dot" w:pos="9060"/>
      </w:tabs>
      <w:spacing w:after="100" w:line="400" w:lineRule="exact"/>
      <w:ind w:left="440" w:firstLine="480"/>
    </w:pPr>
    <w:rPr>
      <w:kern w:val="0"/>
      <w:szCs w:val="22"/>
    </w:rPr>
  </w:style>
  <w:style w:type="character" w:customStyle="1" w:styleId="1Char">
    <w:name w:val="标题 1 Char"/>
    <w:link w:val="1"/>
    <w:rsid w:val="0038332F"/>
    <w:rPr>
      <w:rFonts w:asciiTheme="majorHAnsi" w:eastAsia="黑体" w:hAnsiTheme="majorHAnsi"/>
      <w:b/>
      <w:bCs/>
      <w:sz w:val="24"/>
      <w:szCs w:val="24"/>
    </w:rPr>
  </w:style>
  <w:style w:type="character" w:styleId="a8">
    <w:name w:val="FollowedHyperlink"/>
    <w:rsid w:val="003767A2"/>
    <w:rPr>
      <w:color w:val="800080"/>
      <w:u w:val="single"/>
    </w:rPr>
  </w:style>
  <w:style w:type="character" w:customStyle="1" w:styleId="2Char">
    <w:name w:val="标题 2 Char"/>
    <w:link w:val="2"/>
    <w:rsid w:val="007C1C2A"/>
    <w:rPr>
      <w:rFonts w:ascii="Cambria" w:eastAsia="黑体" w:hAnsi="Cambria"/>
      <w:b/>
      <w:bCs/>
      <w:kern w:val="2"/>
      <w:sz w:val="28"/>
      <w:szCs w:val="32"/>
    </w:rPr>
  </w:style>
  <w:style w:type="character" w:customStyle="1" w:styleId="p141">
    <w:name w:val="p141"/>
    <w:rsid w:val="003767A2"/>
    <w:rPr>
      <w:strike w:val="0"/>
      <w:dstrike w:val="0"/>
      <w:sz w:val="21"/>
      <w:u w:val="none"/>
      <w:vertAlign w:val="baseline"/>
    </w:rPr>
  </w:style>
  <w:style w:type="character" w:customStyle="1" w:styleId="apple-converted-space">
    <w:name w:val="apple-converted-space"/>
    <w:basedOn w:val="a0"/>
    <w:rsid w:val="003767A2"/>
  </w:style>
  <w:style w:type="character" w:customStyle="1" w:styleId="webkit-html-tag">
    <w:name w:val="webkit-html-tag"/>
    <w:basedOn w:val="a0"/>
    <w:rsid w:val="00921D36"/>
  </w:style>
  <w:style w:type="character" w:customStyle="1" w:styleId="webkit-html-attribute-name">
    <w:name w:val="webkit-html-attribute-name"/>
    <w:basedOn w:val="a0"/>
    <w:rsid w:val="00921D36"/>
  </w:style>
  <w:style w:type="character" w:customStyle="1" w:styleId="webkit-html-attribute-value">
    <w:name w:val="webkit-html-attribute-value"/>
    <w:basedOn w:val="a0"/>
    <w:rsid w:val="00921D36"/>
  </w:style>
  <w:style w:type="character" w:customStyle="1" w:styleId="3Char">
    <w:name w:val="标题 3 Char"/>
    <w:link w:val="3"/>
    <w:rsid w:val="00071D27"/>
    <w:rPr>
      <w:rFonts w:asciiTheme="majorHAnsi" w:eastAsia="黑体" w:hAnsiTheme="majorHAnsi"/>
      <w:b/>
      <w:bCs/>
      <w:kern w:val="2"/>
      <w:sz w:val="22"/>
      <w:szCs w:val="32"/>
    </w:rPr>
  </w:style>
  <w:style w:type="paragraph" w:customStyle="1" w:styleId="contentarticle">
    <w:name w:val="contentarticle"/>
    <w:basedOn w:val="a"/>
    <w:rsid w:val="00D90E85"/>
    <w:pPr>
      <w:spacing w:before="100" w:beforeAutospacing="1" w:after="100" w:afterAutospacing="1"/>
    </w:pPr>
    <w:rPr>
      <w:rFonts w:ascii="宋体" w:hAnsi="宋体" w:cs="宋体"/>
      <w:kern w:val="0"/>
    </w:rPr>
  </w:style>
  <w:style w:type="paragraph" w:styleId="a9">
    <w:name w:val="Document Map"/>
    <w:basedOn w:val="a"/>
    <w:link w:val="Char3"/>
    <w:rsid w:val="00A07C0F"/>
    <w:rPr>
      <w:rFonts w:ascii="宋体"/>
      <w:sz w:val="18"/>
      <w:szCs w:val="18"/>
    </w:rPr>
  </w:style>
  <w:style w:type="character" w:customStyle="1" w:styleId="Char3">
    <w:name w:val="文档结构图 Char"/>
    <w:link w:val="a9"/>
    <w:rsid w:val="00A07C0F"/>
    <w:rPr>
      <w:rFonts w:ascii="宋体"/>
      <w:kern w:val="2"/>
      <w:sz w:val="18"/>
      <w:szCs w:val="18"/>
    </w:rPr>
  </w:style>
  <w:style w:type="paragraph" w:styleId="aa">
    <w:name w:val="Title"/>
    <w:basedOn w:val="a"/>
    <w:next w:val="a"/>
    <w:link w:val="Char4"/>
    <w:qFormat/>
    <w:rsid w:val="002255C1"/>
    <w:pPr>
      <w:spacing w:before="240" w:after="60"/>
      <w:jc w:val="center"/>
      <w:outlineLvl w:val="0"/>
    </w:pPr>
    <w:rPr>
      <w:rFonts w:ascii="Calibri Light" w:hAnsi="Calibri Light"/>
      <w:b/>
      <w:bCs/>
      <w:sz w:val="32"/>
      <w:szCs w:val="32"/>
    </w:rPr>
  </w:style>
  <w:style w:type="character" w:customStyle="1" w:styleId="Char4">
    <w:name w:val="标题 Char"/>
    <w:link w:val="aa"/>
    <w:rsid w:val="002255C1"/>
    <w:rPr>
      <w:rFonts w:ascii="Calibri Light" w:hAnsi="Calibri Light" w:cs="Times New Roman"/>
      <w:b/>
      <w:bCs/>
      <w:kern w:val="2"/>
      <w:sz w:val="32"/>
      <w:szCs w:val="32"/>
    </w:rPr>
  </w:style>
  <w:style w:type="paragraph" w:styleId="ab">
    <w:name w:val="List Paragraph"/>
    <w:basedOn w:val="a"/>
    <w:uiPriority w:val="34"/>
    <w:qFormat/>
    <w:rsid w:val="00EB4C3C"/>
    <w:pPr>
      <w:ind w:firstLine="420"/>
    </w:pPr>
    <w:rPr>
      <w:rFonts w:ascii="宋体" w:hAnsi="宋体" w:cs="宋体"/>
      <w:kern w:val="0"/>
    </w:rPr>
  </w:style>
  <w:style w:type="paragraph" w:styleId="ac">
    <w:name w:val="Balloon Text"/>
    <w:basedOn w:val="a"/>
    <w:link w:val="Char5"/>
    <w:rsid w:val="00177595"/>
    <w:rPr>
      <w:sz w:val="18"/>
      <w:szCs w:val="18"/>
    </w:rPr>
  </w:style>
  <w:style w:type="character" w:customStyle="1" w:styleId="Char5">
    <w:name w:val="批注框文本 Char"/>
    <w:basedOn w:val="a0"/>
    <w:link w:val="ac"/>
    <w:rsid w:val="00177595"/>
    <w:rPr>
      <w:kern w:val="2"/>
      <w:sz w:val="18"/>
      <w:szCs w:val="18"/>
    </w:rPr>
  </w:style>
  <w:style w:type="character" w:styleId="ad">
    <w:name w:val="Placeholder Text"/>
    <w:basedOn w:val="a0"/>
    <w:uiPriority w:val="99"/>
    <w:semiHidden/>
    <w:rsid w:val="00177595"/>
    <w:rPr>
      <w:color w:val="808080"/>
    </w:rPr>
  </w:style>
  <w:style w:type="table" w:styleId="ae">
    <w:name w:val="Table Grid"/>
    <w:basedOn w:val="a1"/>
    <w:rsid w:val="002401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公式"/>
    <w:basedOn w:val="a"/>
    <w:link w:val="Char6"/>
    <w:qFormat/>
    <w:rsid w:val="00E0690E"/>
    <w:pPr>
      <w:tabs>
        <w:tab w:val="center" w:pos="4536"/>
        <w:tab w:val="right" w:pos="9072"/>
      </w:tabs>
      <w:spacing w:line="360" w:lineRule="auto"/>
      <w:ind w:firstLine="0"/>
    </w:pPr>
    <w:rPr>
      <w:rFonts w:eastAsia="Times New Roman"/>
      <w:sz w:val="21"/>
    </w:rPr>
  </w:style>
  <w:style w:type="paragraph" w:styleId="af0">
    <w:name w:val="Subtitle"/>
    <w:basedOn w:val="a"/>
    <w:next w:val="a"/>
    <w:link w:val="Char7"/>
    <w:rsid w:val="00A6275A"/>
    <w:pPr>
      <w:spacing w:before="240" w:after="60" w:line="312" w:lineRule="auto"/>
      <w:jc w:val="center"/>
      <w:outlineLvl w:val="1"/>
    </w:pPr>
    <w:rPr>
      <w:rFonts w:cstheme="majorBidi"/>
      <w:b/>
      <w:bCs/>
      <w:kern w:val="28"/>
      <w:sz w:val="32"/>
      <w:szCs w:val="32"/>
    </w:rPr>
  </w:style>
  <w:style w:type="character" w:customStyle="1" w:styleId="Char6">
    <w:name w:val="公式 Char"/>
    <w:basedOn w:val="a0"/>
    <w:link w:val="af"/>
    <w:rsid w:val="00E0690E"/>
    <w:rPr>
      <w:rFonts w:eastAsia="Times New Roman"/>
      <w:kern w:val="2"/>
      <w:sz w:val="21"/>
      <w:szCs w:val="24"/>
    </w:rPr>
  </w:style>
  <w:style w:type="character" w:customStyle="1" w:styleId="Char7">
    <w:name w:val="副标题 Char"/>
    <w:basedOn w:val="a0"/>
    <w:link w:val="af0"/>
    <w:rsid w:val="00A6275A"/>
    <w:rPr>
      <w:rFonts w:asciiTheme="majorHAnsi" w:hAnsiTheme="majorHAnsi" w:cstheme="majorBidi"/>
      <w:b/>
      <w:bCs/>
      <w:kern w:val="28"/>
      <w:sz w:val="32"/>
      <w:szCs w:val="32"/>
    </w:rPr>
  </w:style>
  <w:style w:type="character" w:styleId="af1">
    <w:name w:val="Emphasis"/>
    <w:basedOn w:val="a0"/>
    <w:rsid w:val="00886D3E"/>
    <w:rPr>
      <w:i/>
      <w:iCs/>
    </w:rPr>
  </w:style>
  <w:style w:type="paragraph" w:customStyle="1" w:styleId="Default">
    <w:name w:val="Default"/>
    <w:rsid w:val="00200231"/>
    <w:pPr>
      <w:widowControl w:val="0"/>
      <w:autoSpaceDE w:val="0"/>
      <w:autoSpaceDN w:val="0"/>
      <w:adjustRightInd w:val="0"/>
    </w:pPr>
    <w:rPr>
      <w:rFonts w:ascii="Nimbus San L" w:eastAsia="Nimbus San L" w:hAnsiTheme="minorHAnsi" w:cs="Nimbus San L"/>
      <w:color w:val="000000"/>
      <w:sz w:val="24"/>
      <w:szCs w:val="24"/>
    </w:rPr>
  </w:style>
  <w:style w:type="paragraph" w:customStyle="1" w:styleId="CM31">
    <w:name w:val="CM31"/>
    <w:basedOn w:val="Default"/>
    <w:next w:val="Default"/>
    <w:uiPriority w:val="99"/>
    <w:rsid w:val="00200231"/>
    <w:rPr>
      <w:rFonts w:cstheme="minorBidi"/>
      <w:color w:val="auto"/>
    </w:rPr>
  </w:style>
  <w:style w:type="paragraph" w:customStyle="1" w:styleId="CM5">
    <w:name w:val="CM5"/>
    <w:basedOn w:val="Default"/>
    <w:next w:val="Default"/>
    <w:uiPriority w:val="99"/>
    <w:rsid w:val="00200231"/>
    <w:pPr>
      <w:spacing w:line="211" w:lineRule="atLeast"/>
    </w:pPr>
    <w:rPr>
      <w:rFonts w:cstheme="minorBidi"/>
      <w:color w:val="auto"/>
    </w:rPr>
  </w:style>
  <w:style w:type="paragraph" w:customStyle="1" w:styleId="CM34">
    <w:name w:val="CM34"/>
    <w:basedOn w:val="Default"/>
    <w:next w:val="Default"/>
    <w:uiPriority w:val="99"/>
    <w:rsid w:val="00200231"/>
    <w:rPr>
      <w:rFonts w:cstheme="minorBidi"/>
      <w:color w:val="auto"/>
    </w:rPr>
  </w:style>
  <w:style w:type="paragraph" w:styleId="af2">
    <w:name w:val="endnote text"/>
    <w:basedOn w:val="a"/>
    <w:link w:val="Char8"/>
    <w:semiHidden/>
    <w:unhideWhenUsed/>
    <w:rsid w:val="00691971"/>
    <w:pPr>
      <w:snapToGrid w:val="0"/>
    </w:pPr>
  </w:style>
  <w:style w:type="character" w:customStyle="1" w:styleId="Char8">
    <w:name w:val="尾注文本 Char"/>
    <w:basedOn w:val="a0"/>
    <w:link w:val="af2"/>
    <w:semiHidden/>
    <w:rsid w:val="00691971"/>
    <w:rPr>
      <w:kern w:val="2"/>
      <w:sz w:val="24"/>
      <w:szCs w:val="24"/>
    </w:rPr>
  </w:style>
  <w:style w:type="character" w:styleId="af3">
    <w:name w:val="endnote reference"/>
    <w:basedOn w:val="a0"/>
    <w:semiHidden/>
    <w:unhideWhenUsed/>
    <w:rsid w:val="00691971"/>
    <w:rPr>
      <w:vertAlign w:val="superscript"/>
    </w:rPr>
  </w:style>
  <w:style w:type="paragraph" w:customStyle="1" w:styleId="af4">
    <w:name w:val="交叉引用"/>
    <w:basedOn w:val="a"/>
    <w:link w:val="Char9"/>
    <w:rsid w:val="00A03162"/>
    <w:pPr>
      <w:ind w:firstLine="480"/>
    </w:pPr>
    <w:rPr>
      <w:rFonts w:ascii="宋体" w:hAnsi="Calibri" w:cs="宋体"/>
      <w:kern w:val="0"/>
      <w:vertAlign w:val="superscript"/>
    </w:rPr>
  </w:style>
  <w:style w:type="character" w:customStyle="1" w:styleId="Char9">
    <w:name w:val="交叉引用 Char"/>
    <w:basedOn w:val="a0"/>
    <w:link w:val="af4"/>
    <w:rsid w:val="00A03162"/>
    <w:rPr>
      <w:rFonts w:ascii="宋体" w:hAnsi="Calibri" w:cs="宋体"/>
      <w:sz w:val="24"/>
      <w:szCs w:val="24"/>
      <w:vertAlign w:val="superscript"/>
    </w:rPr>
  </w:style>
  <w:style w:type="paragraph" w:styleId="af5">
    <w:name w:val="Normal (Web)"/>
    <w:basedOn w:val="a"/>
    <w:uiPriority w:val="99"/>
    <w:unhideWhenUsed/>
    <w:rsid w:val="004A05DA"/>
    <w:pPr>
      <w:spacing w:before="100" w:beforeAutospacing="1" w:after="100" w:afterAutospacing="1"/>
      <w:ind w:firstLine="0"/>
    </w:pPr>
    <w:rPr>
      <w:rFonts w:ascii="宋体" w:hAnsi="宋体" w:cs="宋体"/>
      <w:kern w:val="0"/>
    </w:rPr>
  </w:style>
  <w:style w:type="character" w:customStyle="1" w:styleId="4Char">
    <w:name w:val="标题 4 Char"/>
    <w:basedOn w:val="a0"/>
    <w:link w:val="4"/>
    <w:rsid w:val="000244B3"/>
    <w:rPr>
      <w:rFonts w:asciiTheme="majorHAnsi" w:eastAsiaTheme="majorEastAsia" w:hAnsiTheme="majorHAnsi" w:cstheme="majorBidi"/>
      <w:b/>
      <w:bCs/>
      <w:i/>
      <w:iCs/>
      <w:kern w:val="2"/>
      <w:sz w:val="22"/>
      <w:szCs w:val="24"/>
    </w:rPr>
  </w:style>
  <w:style w:type="character" w:customStyle="1" w:styleId="5Char">
    <w:name w:val="标题 5 Char"/>
    <w:basedOn w:val="a0"/>
    <w:link w:val="5"/>
    <w:semiHidden/>
    <w:rsid w:val="00A409B1"/>
    <w:rPr>
      <w:rFonts w:asciiTheme="majorHAnsi" w:eastAsiaTheme="majorEastAsia" w:hAnsiTheme="majorHAnsi" w:cstheme="majorBidi"/>
      <w:color w:val="243F60" w:themeColor="accent1" w:themeShade="7F"/>
      <w:kern w:val="2"/>
      <w:sz w:val="22"/>
      <w:szCs w:val="24"/>
    </w:rPr>
  </w:style>
  <w:style w:type="character" w:customStyle="1" w:styleId="6Char">
    <w:name w:val="标题 6 Char"/>
    <w:basedOn w:val="a0"/>
    <w:link w:val="6"/>
    <w:semiHidden/>
    <w:rsid w:val="00A409B1"/>
    <w:rPr>
      <w:rFonts w:asciiTheme="majorHAnsi" w:eastAsiaTheme="majorEastAsia" w:hAnsiTheme="majorHAnsi" w:cstheme="majorBidi"/>
      <w:i/>
      <w:iCs/>
      <w:color w:val="243F60" w:themeColor="accent1" w:themeShade="7F"/>
      <w:kern w:val="2"/>
      <w:sz w:val="22"/>
      <w:szCs w:val="24"/>
    </w:rPr>
  </w:style>
  <w:style w:type="character" w:customStyle="1" w:styleId="7Char">
    <w:name w:val="标题 7 Char"/>
    <w:basedOn w:val="a0"/>
    <w:link w:val="7"/>
    <w:semiHidden/>
    <w:rsid w:val="00A409B1"/>
    <w:rPr>
      <w:rFonts w:asciiTheme="majorHAnsi" w:eastAsiaTheme="majorEastAsia" w:hAnsiTheme="majorHAnsi" w:cstheme="majorBidi"/>
      <w:i/>
      <w:iCs/>
      <w:color w:val="404040" w:themeColor="text1" w:themeTint="BF"/>
      <w:kern w:val="2"/>
      <w:sz w:val="22"/>
      <w:szCs w:val="24"/>
    </w:rPr>
  </w:style>
  <w:style w:type="character" w:customStyle="1" w:styleId="8Char">
    <w:name w:val="标题 8 Char"/>
    <w:basedOn w:val="a0"/>
    <w:link w:val="8"/>
    <w:semiHidden/>
    <w:rsid w:val="00A409B1"/>
    <w:rPr>
      <w:rFonts w:asciiTheme="majorHAnsi" w:eastAsiaTheme="majorEastAsia" w:hAnsiTheme="majorHAnsi" w:cstheme="majorBidi"/>
      <w:color w:val="404040" w:themeColor="text1" w:themeTint="BF"/>
      <w:kern w:val="2"/>
    </w:rPr>
  </w:style>
  <w:style w:type="character" w:customStyle="1" w:styleId="9Char">
    <w:name w:val="标题 9 Char"/>
    <w:basedOn w:val="a0"/>
    <w:link w:val="9"/>
    <w:semiHidden/>
    <w:rsid w:val="00A409B1"/>
    <w:rPr>
      <w:rFonts w:asciiTheme="majorHAnsi" w:eastAsiaTheme="majorEastAsia" w:hAnsiTheme="majorHAnsi" w:cstheme="majorBidi"/>
      <w:i/>
      <w:iCs/>
      <w:color w:val="404040" w:themeColor="text1" w:themeTint="BF"/>
      <w:kern w:val="2"/>
    </w:rPr>
  </w:style>
  <w:style w:type="character" w:styleId="af6">
    <w:name w:val="page number"/>
    <w:basedOn w:val="a0"/>
    <w:semiHidden/>
    <w:unhideWhenUsed/>
    <w:rsid w:val="00C1396D"/>
  </w:style>
  <w:style w:type="character" w:styleId="af7">
    <w:name w:val="Subtle Emphasis"/>
    <w:basedOn w:val="a0"/>
    <w:uiPriority w:val="19"/>
    <w:qFormat/>
    <w:rsid w:val="001F04C8"/>
    <w:rPr>
      <w:i/>
      <w:iCs/>
      <w:color w:val="404040" w:themeColor="text1" w:themeTint="BF"/>
    </w:rPr>
  </w:style>
  <w:style w:type="paragraph" w:styleId="af8">
    <w:name w:val="Quote"/>
    <w:basedOn w:val="a"/>
    <w:next w:val="a"/>
    <w:link w:val="Chara"/>
    <w:uiPriority w:val="29"/>
    <w:qFormat/>
    <w:rsid w:val="00B55829"/>
    <w:pPr>
      <w:spacing w:before="200" w:after="160"/>
      <w:ind w:left="864" w:right="864"/>
      <w:jc w:val="center"/>
    </w:pPr>
    <w:rPr>
      <w:i/>
      <w:iCs/>
      <w:color w:val="404040" w:themeColor="text1" w:themeTint="BF"/>
    </w:rPr>
  </w:style>
  <w:style w:type="character" w:customStyle="1" w:styleId="Chara">
    <w:name w:val="引用 Char"/>
    <w:basedOn w:val="a0"/>
    <w:link w:val="af8"/>
    <w:uiPriority w:val="29"/>
    <w:rsid w:val="00B55829"/>
    <w:rPr>
      <w:rFonts w:asciiTheme="majorHAnsi" w:eastAsiaTheme="minorEastAsia" w:hAnsiTheme="majorHAnsi"/>
      <w:i/>
      <w:iCs/>
      <w:color w:val="404040" w:themeColor="text1" w:themeTint="BF"/>
      <w:kern w:val="2"/>
      <w:sz w:val="22"/>
      <w:szCs w:val="24"/>
    </w:rPr>
  </w:style>
  <w:style w:type="character" w:styleId="af9">
    <w:name w:val="annotation reference"/>
    <w:basedOn w:val="a0"/>
    <w:semiHidden/>
    <w:unhideWhenUsed/>
    <w:rsid w:val="00E10BB3"/>
    <w:rPr>
      <w:sz w:val="18"/>
      <w:szCs w:val="18"/>
    </w:rPr>
  </w:style>
  <w:style w:type="paragraph" w:styleId="afa">
    <w:name w:val="annotation text"/>
    <w:basedOn w:val="a"/>
    <w:link w:val="Charb"/>
    <w:semiHidden/>
    <w:unhideWhenUsed/>
    <w:rsid w:val="00E10BB3"/>
    <w:rPr>
      <w:sz w:val="24"/>
    </w:rPr>
  </w:style>
  <w:style w:type="character" w:customStyle="1" w:styleId="Charb">
    <w:name w:val="批注文字 Char"/>
    <w:basedOn w:val="a0"/>
    <w:link w:val="afa"/>
    <w:semiHidden/>
    <w:rsid w:val="00E10BB3"/>
    <w:rPr>
      <w:rFonts w:asciiTheme="majorHAnsi" w:eastAsiaTheme="minorEastAsia" w:hAnsiTheme="majorHAnsi"/>
      <w:kern w:val="2"/>
      <w:sz w:val="24"/>
      <w:szCs w:val="24"/>
    </w:rPr>
  </w:style>
  <w:style w:type="paragraph" w:styleId="afb">
    <w:name w:val="annotation subject"/>
    <w:basedOn w:val="afa"/>
    <w:next w:val="afa"/>
    <w:link w:val="Charc"/>
    <w:semiHidden/>
    <w:unhideWhenUsed/>
    <w:rsid w:val="00E10BB3"/>
    <w:rPr>
      <w:b/>
      <w:bCs/>
      <w:sz w:val="20"/>
      <w:szCs w:val="20"/>
    </w:rPr>
  </w:style>
  <w:style w:type="character" w:customStyle="1" w:styleId="Charc">
    <w:name w:val="批注主题 Char"/>
    <w:basedOn w:val="Charb"/>
    <w:link w:val="afb"/>
    <w:semiHidden/>
    <w:rsid w:val="00E10BB3"/>
    <w:rPr>
      <w:rFonts w:asciiTheme="majorHAnsi" w:eastAsiaTheme="minorEastAsia" w:hAnsiTheme="majorHAnsi"/>
      <w:b/>
      <w:bCs/>
      <w:kern w:val="2"/>
      <w:sz w:val="24"/>
      <w:szCs w:val="24"/>
    </w:rPr>
  </w:style>
  <w:style w:type="paragraph" w:styleId="afc">
    <w:name w:val="Revision"/>
    <w:hidden/>
    <w:uiPriority w:val="99"/>
    <w:semiHidden/>
    <w:rsid w:val="00020752"/>
    <w:pPr>
      <w:spacing w:after="0"/>
      <w:ind w:firstLine="0"/>
    </w:pPr>
    <w:rPr>
      <w:rFonts w:asciiTheme="majorHAnsi" w:eastAsiaTheme="minorEastAsia" w:hAnsiTheme="majorHAnsi"/>
      <w:kern w:val="2"/>
      <w:sz w:val="22"/>
      <w:szCs w:val="24"/>
    </w:rPr>
  </w:style>
  <w:style w:type="paragraph" w:styleId="afd">
    <w:name w:val="caption"/>
    <w:basedOn w:val="a"/>
    <w:next w:val="a"/>
    <w:unhideWhenUsed/>
    <w:qFormat/>
    <w:rsid w:val="0088137C"/>
    <w:rPr>
      <w:rFonts w:eastAsia="黑体"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389769">
      <w:bodyDiv w:val="1"/>
      <w:marLeft w:val="0"/>
      <w:marRight w:val="0"/>
      <w:marTop w:val="0"/>
      <w:marBottom w:val="0"/>
      <w:divBdr>
        <w:top w:val="none" w:sz="0" w:space="0" w:color="auto"/>
        <w:left w:val="none" w:sz="0" w:space="0" w:color="auto"/>
        <w:bottom w:val="none" w:sz="0" w:space="0" w:color="auto"/>
        <w:right w:val="none" w:sz="0" w:space="0" w:color="auto"/>
      </w:divBdr>
    </w:div>
    <w:div w:id="130490016">
      <w:bodyDiv w:val="1"/>
      <w:marLeft w:val="0"/>
      <w:marRight w:val="0"/>
      <w:marTop w:val="0"/>
      <w:marBottom w:val="0"/>
      <w:divBdr>
        <w:top w:val="none" w:sz="0" w:space="0" w:color="auto"/>
        <w:left w:val="none" w:sz="0" w:space="0" w:color="auto"/>
        <w:bottom w:val="none" w:sz="0" w:space="0" w:color="auto"/>
        <w:right w:val="none" w:sz="0" w:space="0" w:color="auto"/>
      </w:divBdr>
    </w:div>
    <w:div w:id="157304768">
      <w:bodyDiv w:val="1"/>
      <w:marLeft w:val="0"/>
      <w:marRight w:val="0"/>
      <w:marTop w:val="0"/>
      <w:marBottom w:val="0"/>
      <w:divBdr>
        <w:top w:val="none" w:sz="0" w:space="0" w:color="auto"/>
        <w:left w:val="none" w:sz="0" w:space="0" w:color="auto"/>
        <w:bottom w:val="none" w:sz="0" w:space="0" w:color="auto"/>
        <w:right w:val="none" w:sz="0" w:space="0" w:color="auto"/>
      </w:divBdr>
    </w:div>
    <w:div w:id="172645188">
      <w:bodyDiv w:val="1"/>
      <w:marLeft w:val="0"/>
      <w:marRight w:val="0"/>
      <w:marTop w:val="0"/>
      <w:marBottom w:val="0"/>
      <w:divBdr>
        <w:top w:val="none" w:sz="0" w:space="0" w:color="auto"/>
        <w:left w:val="none" w:sz="0" w:space="0" w:color="auto"/>
        <w:bottom w:val="none" w:sz="0" w:space="0" w:color="auto"/>
        <w:right w:val="none" w:sz="0" w:space="0" w:color="auto"/>
      </w:divBdr>
    </w:div>
    <w:div w:id="182287891">
      <w:bodyDiv w:val="1"/>
      <w:marLeft w:val="0"/>
      <w:marRight w:val="0"/>
      <w:marTop w:val="0"/>
      <w:marBottom w:val="0"/>
      <w:divBdr>
        <w:top w:val="none" w:sz="0" w:space="0" w:color="auto"/>
        <w:left w:val="none" w:sz="0" w:space="0" w:color="auto"/>
        <w:bottom w:val="none" w:sz="0" w:space="0" w:color="auto"/>
        <w:right w:val="none" w:sz="0" w:space="0" w:color="auto"/>
      </w:divBdr>
    </w:div>
    <w:div w:id="201869879">
      <w:bodyDiv w:val="1"/>
      <w:marLeft w:val="0"/>
      <w:marRight w:val="0"/>
      <w:marTop w:val="0"/>
      <w:marBottom w:val="0"/>
      <w:divBdr>
        <w:top w:val="none" w:sz="0" w:space="0" w:color="auto"/>
        <w:left w:val="none" w:sz="0" w:space="0" w:color="auto"/>
        <w:bottom w:val="none" w:sz="0" w:space="0" w:color="auto"/>
        <w:right w:val="none" w:sz="0" w:space="0" w:color="auto"/>
      </w:divBdr>
    </w:div>
    <w:div w:id="231625070">
      <w:bodyDiv w:val="1"/>
      <w:marLeft w:val="0"/>
      <w:marRight w:val="0"/>
      <w:marTop w:val="0"/>
      <w:marBottom w:val="0"/>
      <w:divBdr>
        <w:top w:val="none" w:sz="0" w:space="0" w:color="auto"/>
        <w:left w:val="none" w:sz="0" w:space="0" w:color="auto"/>
        <w:bottom w:val="none" w:sz="0" w:space="0" w:color="auto"/>
        <w:right w:val="none" w:sz="0" w:space="0" w:color="auto"/>
      </w:divBdr>
    </w:div>
    <w:div w:id="258414987">
      <w:bodyDiv w:val="1"/>
      <w:marLeft w:val="0"/>
      <w:marRight w:val="0"/>
      <w:marTop w:val="0"/>
      <w:marBottom w:val="0"/>
      <w:divBdr>
        <w:top w:val="none" w:sz="0" w:space="0" w:color="auto"/>
        <w:left w:val="none" w:sz="0" w:space="0" w:color="auto"/>
        <w:bottom w:val="none" w:sz="0" w:space="0" w:color="auto"/>
        <w:right w:val="none" w:sz="0" w:space="0" w:color="auto"/>
      </w:divBdr>
      <w:divsChild>
        <w:div w:id="96683920">
          <w:marLeft w:val="720"/>
          <w:marRight w:val="0"/>
          <w:marTop w:val="134"/>
          <w:marBottom w:val="0"/>
          <w:divBdr>
            <w:top w:val="none" w:sz="0" w:space="0" w:color="auto"/>
            <w:left w:val="none" w:sz="0" w:space="0" w:color="auto"/>
            <w:bottom w:val="none" w:sz="0" w:space="0" w:color="auto"/>
            <w:right w:val="none" w:sz="0" w:space="0" w:color="auto"/>
          </w:divBdr>
        </w:div>
        <w:div w:id="1532259828">
          <w:marLeft w:val="720"/>
          <w:marRight w:val="0"/>
          <w:marTop w:val="134"/>
          <w:marBottom w:val="0"/>
          <w:divBdr>
            <w:top w:val="none" w:sz="0" w:space="0" w:color="auto"/>
            <w:left w:val="none" w:sz="0" w:space="0" w:color="auto"/>
            <w:bottom w:val="none" w:sz="0" w:space="0" w:color="auto"/>
            <w:right w:val="none" w:sz="0" w:space="0" w:color="auto"/>
          </w:divBdr>
        </w:div>
        <w:div w:id="1562983480">
          <w:marLeft w:val="720"/>
          <w:marRight w:val="0"/>
          <w:marTop w:val="134"/>
          <w:marBottom w:val="0"/>
          <w:divBdr>
            <w:top w:val="none" w:sz="0" w:space="0" w:color="auto"/>
            <w:left w:val="none" w:sz="0" w:space="0" w:color="auto"/>
            <w:bottom w:val="none" w:sz="0" w:space="0" w:color="auto"/>
            <w:right w:val="none" w:sz="0" w:space="0" w:color="auto"/>
          </w:divBdr>
        </w:div>
      </w:divsChild>
    </w:div>
    <w:div w:id="361134993">
      <w:bodyDiv w:val="1"/>
      <w:marLeft w:val="0"/>
      <w:marRight w:val="0"/>
      <w:marTop w:val="0"/>
      <w:marBottom w:val="0"/>
      <w:divBdr>
        <w:top w:val="none" w:sz="0" w:space="0" w:color="auto"/>
        <w:left w:val="none" w:sz="0" w:space="0" w:color="auto"/>
        <w:bottom w:val="none" w:sz="0" w:space="0" w:color="auto"/>
        <w:right w:val="none" w:sz="0" w:space="0" w:color="auto"/>
      </w:divBdr>
    </w:div>
    <w:div w:id="480385872">
      <w:bodyDiv w:val="1"/>
      <w:marLeft w:val="0"/>
      <w:marRight w:val="0"/>
      <w:marTop w:val="0"/>
      <w:marBottom w:val="0"/>
      <w:divBdr>
        <w:top w:val="none" w:sz="0" w:space="0" w:color="auto"/>
        <w:left w:val="none" w:sz="0" w:space="0" w:color="auto"/>
        <w:bottom w:val="none" w:sz="0" w:space="0" w:color="auto"/>
        <w:right w:val="none" w:sz="0" w:space="0" w:color="auto"/>
      </w:divBdr>
    </w:div>
    <w:div w:id="574122796">
      <w:bodyDiv w:val="1"/>
      <w:marLeft w:val="0"/>
      <w:marRight w:val="0"/>
      <w:marTop w:val="0"/>
      <w:marBottom w:val="0"/>
      <w:divBdr>
        <w:top w:val="none" w:sz="0" w:space="0" w:color="auto"/>
        <w:left w:val="none" w:sz="0" w:space="0" w:color="auto"/>
        <w:bottom w:val="none" w:sz="0" w:space="0" w:color="auto"/>
        <w:right w:val="none" w:sz="0" w:space="0" w:color="auto"/>
      </w:divBdr>
    </w:div>
    <w:div w:id="606348579">
      <w:bodyDiv w:val="1"/>
      <w:marLeft w:val="0"/>
      <w:marRight w:val="0"/>
      <w:marTop w:val="0"/>
      <w:marBottom w:val="0"/>
      <w:divBdr>
        <w:top w:val="none" w:sz="0" w:space="0" w:color="auto"/>
        <w:left w:val="none" w:sz="0" w:space="0" w:color="auto"/>
        <w:bottom w:val="none" w:sz="0" w:space="0" w:color="auto"/>
        <w:right w:val="none" w:sz="0" w:space="0" w:color="auto"/>
      </w:divBdr>
    </w:div>
    <w:div w:id="678695443">
      <w:bodyDiv w:val="1"/>
      <w:marLeft w:val="0"/>
      <w:marRight w:val="0"/>
      <w:marTop w:val="0"/>
      <w:marBottom w:val="0"/>
      <w:divBdr>
        <w:top w:val="none" w:sz="0" w:space="0" w:color="auto"/>
        <w:left w:val="none" w:sz="0" w:space="0" w:color="auto"/>
        <w:bottom w:val="none" w:sz="0" w:space="0" w:color="auto"/>
        <w:right w:val="none" w:sz="0" w:space="0" w:color="auto"/>
      </w:divBdr>
    </w:div>
    <w:div w:id="689839631">
      <w:bodyDiv w:val="1"/>
      <w:marLeft w:val="0"/>
      <w:marRight w:val="0"/>
      <w:marTop w:val="0"/>
      <w:marBottom w:val="0"/>
      <w:divBdr>
        <w:top w:val="none" w:sz="0" w:space="0" w:color="auto"/>
        <w:left w:val="none" w:sz="0" w:space="0" w:color="auto"/>
        <w:bottom w:val="none" w:sz="0" w:space="0" w:color="auto"/>
        <w:right w:val="none" w:sz="0" w:space="0" w:color="auto"/>
      </w:divBdr>
      <w:divsChild>
        <w:div w:id="1014572199">
          <w:marLeft w:val="0"/>
          <w:marRight w:val="0"/>
          <w:marTop w:val="0"/>
          <w:marBottom w:val="0"/>
          <w:divBdr>
            <w:top w:val="none" w:sz="0" w:space="0" w:color="auto"/>
            <w:left w:val="none" w:sz="0" w:space="0" w:color="auto"/>
            <w:bottom w:val="none" w:sz="0" w:space="0" w:color="auto"/>
            <w:right w:val="none" w:sz="0" w:space="0" w:color="auto"/>
          </w:divBdr>
        </w:div>
      </w:divsChild>
    </w:div>
    <w:div w:id="698169645">
      <w:bodyDiv w:val="1"/>
      <w:marLeft w:val="0"/>
      <w:marRight w:val="0"/>
      <w:marTop w:val="0"/>
      <w:marBottom w:val="0"/>
      <w:divBdr>
        <w:top w:val="none" w:sz="0" w:space="0" w:color="auto"/>
        <w:left w:val="none" w:sz="0" w:space="0" w:color="auto"/>
        <w:bottom w:val="none" w:sz="0" w:space="0" w:color="auto"/>
        <w:right w:val="none" w:sz="0" w:space="0" w:color="auto"/>
      </w:divBdr>
    </w:div>
    <w:div w:id="731540506">
      <w:bodyDiv w:val="1"/>
      <w:marLeft w:val="0"/>
      <w:marRight w:val="0"/>
      <w:marTop w:val="0"/>
      <w:marBottom w:val="0"/>
      <w:divBdr>
        <w:top w:val="none" w:sz="0" w:space="0" w:color="auto"/>
        <w:left w:val="none" w:sz="0" w:space="0" w:color="auto"/>
        <w:bottom w:val="none" w:sz="0" w:space="0" w:color="auto"/>
        <w:right w:val="none" w:sz="0" w:space="0" w:color="auto"/>
      </w:divBdr>
    </w:div>
    <w:div w:id="788665197">
      <w:bodyDiv w:val="1"/>
      <w:marLeft w:val="0"/>
      <w:marRight w:val="0"/>
      <w:marTop w:val="0"/>
      <w:marBottom w:val="0"/>
      <w:divBdr>
        <w:top w:val="none" w:sz="0" w:space="0" w:color="auto"/>
        <w:left w:val="none" w:sz="0" w:space="0" w:color="auto"/>
        <w:bottom w:val="none" w:sz="0" w:space="0" w:color="auto"/>
        <w:right w:val="none" w:sz="0" w:space="0" w:color="auto"/>
      </w:divBdr>
    </w:div>
    <w:div w:id="802235274">
      <w:bodyDiv w:val="1"/>
      <w:marLeft w:val="0"/>
      <w:marRight w:val="0"/>
      <w:marTop w:val="0"/>
      <w:marBottom w:val="0"/>
      <w:divBdr>
        <w:top w:val="none" w:sz="0" w:space="0" w:color="auto"/>
        <w:left w:val="none" w:sz="0" w:space="0" w:color="auto"/>
        <w:bottom w:val="none" w:sz="0" w:space="0" w:color="auto"/>
        <w:right w:val="none" w:sz="0" w:space="0" w:color="auto"/>
      </w:divBdr>
    </w:div>
    <w:div w:id="810289425">
      <w:bodyDiv w:val="1"/>
      <w:marLeft w:val="0"/>
      <w:marRight w:val="0"/>
      <w:marTop w:val="0"/>
      <w:marBottom w:val="0"/>
      <w:divBdr>
        <w:top w:val="none" w:sz="0" w:space="0" w:color="auto"/>
        <w:left w:val="none" w:sz="0" w:space="0" w:color="auto"/>
        <w:bottom w:val="none" w:sz="0" w:space="0" w:color="auto"/>
        <w:right w:val="none" w:sz="0" w:space="0" w:color="auto"/>
      </w:divBdr>
    </w:div>
    <w:div w:id="832531927">
      <w:bodyDiv w:val="1"/>
      <w:marLeft w:val="0"/>
      <w:marRight w:val="0"/>
      <w:marTop w:val="0"/>
      <w:marBottom w:val="0"/>
      <w:divBdr>
        <w:top w:val="none" w:sz="0" w:space="0" w:color="auto"/>
        <w:left w:val="none" w:sz="0" w:space="0" w:color="auto"/>
        <w:bottom w:val="none" w:sz="0" w:space="0" w:color="auto"/>
        <w:right w:val="none" w:sz="0" w:space="0" w:color="auto"/>
      </w:divBdr>
    </w:div>
    <w:div w:id="853377019">
      <w:bodyDiv w:val="1"/>
      <w:marLeft w:val="0"/>
      <w:marRight w:val="0"/>
      <w:marTop w:val="0"/>
      <w:marBottom w:val="0"/>
      <w:divBdr>
        <w:top w:val="none" w:sz="0" w:space="0" w:color="auto"/>
        <w:left w:val="none" w:sz="0" w:space="0" w:color="auto"/>
        <w:bottom w:val="none" w:sz="0" w:space="0" w:color="auto"/>
        <w:right w:val="none" w:sz="0" w:space="0" w:color="auto"/>
      </w:divBdr>
    </w:div>
    <w:div w:id="894587867">
      <w:bodyDiv w:val="1"/>
      <w:marLeft w:val="0"/>
      <w:marRight w:val="0"/>
      <w:marTop w:val="0"/>
      <w:marBottom w:val="0"/>
      <w:divBdr>
        <w:top w:val="none" w:sz="0" w:space="0" w:color="auto"/>
        <w:left w:val="none" w:sz="0" w:space="0" w:color="auto"/>
        <w:bottom w:val="none" w:sz="0" w:space="0" w:color="auto"/>
        <w:right w:val="none" w:sz="0" w:space="0" w:color="auto"/>
      </w:divBdr>
    </w:div>
    <w:div w:id="951858064">
      <w:bodyDiv w:val="1"/>
      <w:marLeft w:val="0"/>
      <w:marRight w:val="0"/>
      <w:marTop w:val="0"/>
      <w:marBottom w:val="0"/>
      <w:divBdr>
        <w:top w:val="none" w:sz="0" w:space="0" w:color="auto"/>
        <w:left w:val="none" w:sz="0" w:space="0" w:color="auto"/>
        <w:bottom w:val="none" w:sz="0" w:space="0" w:color="auto"/>
        <w:right w:val="none" w:sz="0" w:space="0" w:color="auto"/>
      </w:divBdr>
    </w:div>
    <w:div w:id="971591652">
      <w:bodyDiv w:val="1"/>
      <w:marLeft w:val="0"/>
      <w:marRight w:val="0"/>
      <w:marTop w:val="0"/>
      <w:marBottom w:val="0"/>
      <w:divBdr>
        <w:top w:val="none" w:sz="0" w:space="0" w:color="auto"/>
        <w:left w:val="none" w:sz="0" w:space="0" w:color="auto"/>
        <w:bottom w:val="none" w:sz="0" w:space="0" w:color="auto"/>
        <w:right w:val="none" w:sz="0" w:space="0" w:color="auto"/>
      </w:divBdr>
    </w:div>
    <w:div w:id="999044928">
      <w:bodyDiv w:val="1"/>
      <w:marLeft w:val="0"/>
      <w:marRight w:val="0"/>
      <w:marTop w:val="0"/>
      <w:marBottom w:val="0"/>
      <w:divBdr>
        <w:top w:val="none" w:sz="0" w:space="0" w:color="auto"/>
        <w:left w:val="none" w:sz="0" w:space="0" w:color="auto"/>
        <w:bottom w:val="none" w:sz="0" w:space="0" w:color="auto"/>
        <w:right w:val="none" w:sz="0" w:space="0" w:color="auto"/>
      </w:divBdr>
      <w:divsChild>
        <w:div w:id="1816750973">
          <w:marLeft w:val="0"/>
          <w:marRight w:val="0"/>
          <w:marTop w:val="0"/>
          <w:marBottom w:val="0"/>
          <w:divBdr>
            <w:top w:val="none" w:sz="0" w:space="0" w:color="auto"/>
            <w:left w:val="none" w:sz="0" w:space="0" w:color="auto"/>
            <w:bottom w:val="none" w:sz="0" w:space="0" w:color="auto"/>
            <w:right w:val="none" w:sz="0" w:space="0" w:color="auto"/>
          </w:divBdr>
        </w:div>
      </w:divsChild>
    </w:div>
    <w:div w:id="1083070430">
      <w:bodyDiv w:val="1"/>
      <w:marLeft w:val="0"/>
      <w:marRight w:val="0"/>
      <w:marTop w:val="0"/>
      <w:marBottom w:val="0"/>
      <w:divBdr>
        <w:top w:val="none" w:sz="0" w:space="0" w:color="auto"/>
        <w:left w:val="none" w:sz="0" w:space="0" w:color="auto"/>
        <w:bottom w:val="none" w:sz="0" w:space="0" w:color="auto"/>
        <w:right w:val="none" w:sz="0" w:space="0" w:color="auto"/>
      </w:divBdr>
    </w:div>
    <w:div w:id="1109853930">
      <w:bodyDiv w:val="1"/>
      <w:marLeft w:val="0"/>
      <w:marRight w:val="0"/>
      <w:marTop w:val="0"/>
      <w:marBottom w:val="0"/>
      <w:divBdr>
        <w:top w:val="none" w:sz="0" w:space="0" w:color="auto"/>
        <w:left w:val="none" w:sz="0" w:space="0" w:color="auto"/>
        <w:bottom w:val="none" w:sz="0" w:space="0" w:color="auto"/>
        <w:right w:val="none" w:sz="0" w:space="0" w:color="auto"/>
      </w:divBdr>
    </w:div>
    <w:div w:id="1191989136">
      <w:bodyDiv w:val="1"/>
      <w:marLeft w:val="0"/>
      <w:marRight w:val="0"/>
      <w:marTop w:val="0"/>
      <w:marBottom w:val="0"/>
      <w:divBdr>
        <w:top w:val="none" w:sz="0" w:space="0" w:color="auto"/>
        <w:left w:val="none" w:sz="0" w:space="0" w:color="auto"/>
        <w:bottom w:val="none" w:sz="0" w:space="0" w:color="auto"/>
        <w:right w:val="none" w:sz="0" w:space="0" w:color="auto"/>
      </w:divBdr>
    </w:div>
    <w:div w:id="1240603705">
      <w:bodyDiv w:val="1"/>
      <w:marLeft w:val="0"/>
      <w:marRight w:val="0"/>
      <w:marTop w:val="0"/>
      <w:marBottom w:val="0"/>
      <w:divBdr>
        <w:top w:val="none" w:sz="0" w:space="0" w:color="auto"/>
        <w:left w:val="none" w:sz="0" w:space="0" w:color="auto"/>
        <w:bottom w:val="none" w:sz="0" w:space="0" w:color="auto"/>
        <w:right w:val="none" w:sz="0" w:space="0" w:color="auto"/>
      </w:divBdr>
      <w:divsChild>
        <w:div w:id="451092948">
          <w:marLeft w:val="0"/>
          <w:marRight w:val="0"/>
          <w:marTop w:val="0"/>
          <w:marBottom w:val="0"/>
          <w:divBdr>
            <w:top w:val="none" w:sz="0" w:space="0" w:color="auto"/>
            <w:left w:val="none" w:sz="0" w:space="0" w:color="auto"/>
            <w:bottom w:val="none" w:sz="0" w:space="0" w:color="auto"/>
            <w:right w:val="none" w:sz="0" w:space="0" w:color="auto"/>
          </w:divBdr>
        </w:div>
      </w:divsChild>
    </w:div>
    <w:div w:id="1267544442">
      <w:bodyDiv w:val="1"/>
      <w:marLeft w:val="0"/>
      <w:marRight w:val="0"/>
      <w:marTop w:val="0"/>
      <w:marBottom w:val="0"/>
      <w:divBdr>
        <w:top w:val="none" w:sz="0" w:space="0" w:color="auto"/>
        <w:left w:val="none" w:sz="0" w:space="0" w:color="auto"/>
        <w:bottom w:val="none" w:sz="0" w:space="0" w:color="auto"/>
        <w:right w:val="none" w:sz="0" w:space="0" w:color="auto"/>
      </w:divBdr>
    </w:div>
    <w:div w:id="1422485086">
      <w:bodyDiv w:val="1"/>
      <w:marLeft w:val="0"/>
      <w:marRight w:val="0"/>
      <w:marTop w:val="0"/>
      <w:marBottom w:val="0"/>
      <w:divBdr>
        <w:top w:val="none" w:sz="0" w:space="0" w:color="auto"/>
        <w:left w:val="none" w:sz="0" w:space="0" w:color="auto"/>
        <w:bottom w:val="none" w:sz="0" w:space="0" w:color="auto"/>
        <w:right w:val="none" w:sz="0" w:space="0" w:color="auto"/>
      </w:divBdr>
    </w:div>
    <w:div w:id="1427069524">
      <w:bodyDiv w:val="1"/>
      <w:marLeft w:val="0"/>
      <w:marRight w:val="0"/>
      <w:marTop w:val="0"/>
      <w:marBottom w:val="0"/>
      <w:divBdr>
        <w:top w:val="none" w:sz="0" w:space="0" w:color="auto"/>
        <w:left w:val="none" w:sz="0" w:space="0" w:color="auto"/>
        <w:bottom w:val="none" w:sz="0" w:space="0" w:color="auto"/>
        <w:right w:val="none" w:sz="0" w:space="0" w:color="auto"/>
      </w:divBdr>
    </w:div>
    <w:div w:id="1585921474">
      <w:bodyDiv w:val="1"/>
      <w:marLeft w:val="0"/>
      <w:marRight w:val="0"/>
      <w:marTop w:val="0"/>
      <w:marBottom w:val="0"/>
      <w:divBdr>
        <w:top w:val="none" w:sz="0" w:space="0" w:color="auto"/>
        <w:left w:val="none" w:sz="0" w:space="0" w:color="auto"/>
        <w:bottom w:val="none" w:sz="0" w:space="0" w:color="auto"/>
        <w:right w:val="none" w:sz="0" w:space="0" w:color="auto"/>
      </w:divBdr>
      <w:divsChild>
        <w:div w:id="1921481555">
          <w:marLeft w:val="0"/>
          <w:marRight w:val="0"/>
          <w:marTop w:val="0"/>
          <w:marBottom w:val="0"/>
          <w:divBdr>
            <w:top w:val="none" w:sz="0" w:space="0" w:color="auto"/>
            <w:left w:val="none" w:sz="0" w:space="0" w:color="auto"/>
            <w:bottom w:val="none" w:sz="0" w:space="0" w:color="auto"/>
            <w:right w:val="none" w:sz="0" w:space="0" w:color="auto"/>
          </w:divBdr>
        </w:div>
      </w:divsChild>
    </w:div>
    <w:div w:id="1748456187">
      <w:bodyDiv w:val="1"/>
      <w:marLeft w:val="0"/>
      <w:marRight w:val="0"/>
      <w:marTop w:val="0"/>
      <w:marBottom w:val="0"/>
      <w:divBdr>
        <w:top w:val="none" w:sz="0" w:space="0" w:color="auto"/>
        <w:left w:val="none" w:sz="0" w:space="0" w:color="auto"/>
        <w:bottom w:val="none" w:sz="0" w:space="0" w:color="auto"/>
        <w:right w:val="none" w:sz="0" w:space="0" w:color="auto"/>
      </w:divBdr>
      <w:divsChild>
        <w:div w:id="226916827">
          <w:marLeft w:val="0"/>
          <w:marRight w:val="0"/>
          <w:marTop w:val="0"/>
          <w:marBottom w:val="0"/>
          <w:divBdr>
            <w:top w:val="none" w:sz="0" w:space="0" w:color="auto"/>
            <w:left w:val="none" w:sz="0" w:space="0" w:color="auto"/>
            <w:bottom w:val="none" w:sz="0" w:space="0" w:color="auto"/>
            <w:right w:val="none" w:sz="0" w:space="0" w:color="auto"/>
          </w:divBdr>
        </w:div>
      </w:divsChild>
    </w:div>
    <w:div w:id="1812208551">
      <w:bodyDiv w:val="1"/>
      <w:marLeft w:val="0"/>
      <w:marRight w:val="0"/>
      <w:marTop w:val="0"/>
      <w:marBottom w:val="0"/>
      <w:divBdr>
        <w:top w:val="none" w:sz="0" w:space="0" w:color="auto"/>
        <w:left w:val="none" w:sz="0" w:space="0" w:color="auto"/>
        <w:bottom w:val="none" w:sz="0" w:space="0" w:color="auto"/>
        <w:right w:val="none" w:sz="0" w:space="0" w:color="auto"/>
      </w:divBdr>
    </w:div>
    <w:div w:id="1989168841">
      <w:bodyDiv w:val="1"/>
      <w:marLeft w:val="0"/>
      <w:marRight w:val="0"/>
      <w:marTop w:val="0"/>
      <w:marBottom w:val="0"/>
      <w:divBdr>
        <w:top w:val="none" w:sz="0" w:space="0" w:color="auto"/>
        <w:left w:val="none" w:sz="0" w:space="0" w:color="auto"/>
        <w:bottom w:val="none" w:sz="0" w:space="0" w:color="auto"/>
        <w:right w:val="none" w:sz="0" w:space="0" w:color="auto"/>
      </w:divBdr>
      <w:divsChild>
        <w:div w:id="320238797">
          <w:marLeft w:val="0"/>
          <w:marRight w:val="0"/>
          <w:marTop w:val="0"/>
          <w:marBottom w:val="0"/>
          <w:divBdr>
            <w:top w:val="none" w:sz="0" w:space="0" w:color="auto"/>
            <w:left w:val="none" w:sz="0" w:space="0" w:color="auto"/>
            <w:bottom w:val="none" w:sz="0" w:space="0" w:color="auto"/>
            <w:right w:val="none" w:sz="0" w:space="0" w:color="auto"/>
          </w:divBdr>
        </w:div>
      </w:divsChild>
    </w:div>
    <w:div w:id="2122869100">
      <w:bodyDiv w:val="1"/>
      <w:marLeft w:val="0"/>
      <w:marRight w:val="0"/>
      <w:marTop w:val="0"/>
      <w:marBottom w:val="0"/>
      <w:divBdr>
        <w:top w:val="none" w:sz="0" w:space="0" w:color="auto"/>
        <w:left w:val="none" w:sz="0" w:space="0" w:color="auto"/>
        <w:bottom w:val="none" w:sz="0" w:space="0" w:color="auto"/>
        <w:right w:val="none" w:sz="0" w:space="0" w:color="auto"/>
      </w:divBdr>
    </w:div>
    <w:div w:id="2130202789">
      <w:bodyDiv w:val="1"/>
      <w:marLeft w:val="0"/>
      <w:marRight w:val="0"/>
      <w:marTop w:val="0"/>
      <w:marBottom w:val="0"/>
      <w:divBdr>
        <w:top w:val="none" w:sz="0" w:space="0" w:color="auto"/>
        <w:left w:val="none" w:sz="0" w:space="0" w:color="auto"/>
        <w:bottom w:val="none" w:sz="0" w:space="0" w:color="auto"/>
        <w:right w:val="none" w:sz="0" w:space="0" w:color="auto"/>
      </w:divBdr>
      <w:divsChild>
        <w:div w:id="279606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3.png"/></Relationships>
</file>

<file path=word/_rels/document.xml.rels><?xml version="1.0" encoding="UTF-8" standalone="yes"?>
<Relationships xmlns="http://schemas.openxmlformats.org/package/2006/relationships"><Relationship Id="rId13" Type="http://schemas.openxmlformats.org/officeDocument/2006/relationships/hyperlink" Target="http://www.r-project.org/" TargetMode="External"/><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60.png"/><Relationship Id="rId84"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2.png"/><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8.png"/><Relationship Id="rId79" Type="http://schemas.openxmlformats.org/officeDocument/2006/relationships/hyperlink" Target="https://github.com/iluhcm/REDetector/issues"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5.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6.png"/><Relationship Id="rId80" Type="http://schemas.openxmlformats.org/officeDocument/2006/relationships/header" Target="header4.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dev.mysql.com/downloads/mysql/" TargetMode="Externa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7.png"/><Relationship Id="rId78" Type="http://schemas.openxmlformats.org/officeDocument/2006/relationships/hyperlink" Target="https://github.com/iluhcm/REDetector" TargetMode="External"/><Relationship Id="rId81" Type="http://schemas.openxmlformats.org/officeDocument/2006/relationships/footer" Target="footer4.xml"/><Relationship Id="rId86"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61644-2F68-4BD9-A3A0-B0296D15E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8187</Words>
  <Characters>46672</Characters>
  <Application>Microsoft Office Word</Application>
  <DocSecurity>0</DocSecurity>
  <Lines>388</Lines>
  <Paragraphs>109</Paragraphs>
  <ScaleCrop>false</ScaleCrop>
  <Company>BUPT</Company>
  <LinksUpToDate>false</LinksUpToDate>
  <CharactersWithSpaces>54750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dc:title>
  <dc:creator>LiXing</dc:creator>
  <cp:lastModifiedBy>Xing Li</cp:lastModifiedBy>
  <cp:revision>2</cp:revision>
  <cp:lastPrinted>2014-09-19T02:53:00Z</cp:lastPrinted>
  <dcterms:created xsi:type="dcterms:W3CDTF">2014-10-08T07:59:00Z</dcterms:created>
  <dcterms:modified xsi:type="dcterms:W3CDTF">2014-10-08T07:59:00Z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 publications="2"/&gt;&lt;/info&gt;PAPERS2_INFO_END</vt:lpwstr>
  </property>
</Properties>
</file>